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6.000000000002" w:type="dxa"/>
        <w:jc w:val="left"/>
        <w:tblLayout w:type="fixed"/>
        <w:tblLook w:val="0400"/>
      </w:tblPr>
      <w:tblGrid>
        <w:gridCol w:w="2523"/>
        <w:gridCol w:w="6271"/>
        <w:gridCol w:w="262"/>
        <w:tblGridChange w:id="0">
          <w:tblGrid>
            <w:gridCol w:w="2523"/>
            <w:gridCol w:w="6271"/>
            <w:gridCol w:w="26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Accueil / Home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03">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BIENVENUE</w:t>
            </w:r>
          </w:p>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ee0000"/>
                <w:sz w:val="22"/>
                <w:szCs w:val="22"/>
                <w:rtl w:val="0"/>
              </w:rPr>
              <w:t xml:space="preserve">WELCOME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Le LAC HOTEL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07">
            <w:pPr>
              <w:numPr>
                <w:ilvl w:val="0"/>
                <w:numId w:val="5"/>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NOTRE PHILOSOPHIE OUR PHILOSOPHY</w:t>
            </w:r>
          </w:p>
          <w:p w:rsidR="00000000" w:rsidDel="00000000" w:rsidP="00000000" w:rsidRDefault="00000000" w:rsidRPr="00000000" w14:paraId="00000008">
            <w:pPr>
              <w:numPr>
                <w:ilvl w:val="0"/>
                <w:numId w:val="5"/>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La petite histoire</w:t>
            </w:r>
          </w:p>
          <w:p w:rsidR="00000000" w:rsidDel="00000000" w:rsidP="00000000" w:rsidRDefault="00000000" w:rsidRPr="00000000" w14:paraId="00000009">
            <w:pPr>
              <w:numPr>
                <w:ilvl w:val="0"/>
                <w:numId w:val="5"/>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RSE et développement durable</w:t>
            </w:r>
          </w:p>
          <w:p w:rsidR="00000000" w:rsidDel="00000000" w:rsidP="00000000" w:rsidRDefault="00000000" w:rsidRPr="00000000" w14:paraId="0000000A">
            <w:pPr>
              <w:numPr>
                <w:ilvl w:val="0"/>
                <w:numId w:val="5"/>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L’équipe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0B">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0C">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Hébergements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0E">
            <w:pPr>
              <w:numPr>
                <w:ilvl w:val="0"/>
                <w:numId w:val="12"/>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Pilotis Nuptial</w:t>
            </w:r>
          </w:p>
          <w:p w:rsidR="00000000" w:rsidDel="00000000" w:rsidP="00000000" w:rsidRDefault="00000000" w:rsidRPr="00000000" w14:paraId="0000000F">
            <w:pPr>
              <w:numPr>
                <w:ilvl w:val="0"/>
                <w:numId w:val="12"/>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Superior Lake View Room</w:t>
            </w:r>
          </w:p>
          <w:p w:rsidR="00000000" w:rsidDel="00000000" w:rsidP="00000000" w:rsidRDefault="00000000" w:rsidRPr="00000000" w14:paraId="00000010">
            <w:pPr>
              <w:numPr>
                <w:ilvl w:val="0"/>
                <w:numId w:val="12"/>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Bungalow standard</w:t>
            </w:r>
          </w:p>
          <w:p w:rsidR="00000000" w:rsidDel="00000000" w:rsidP="00000000" w:rsidRDefault="00000000" w:rsidRPr="00000000" w14:paraId="00000011">
            <w:pPr>
              <w:numPr>
                <w:ilvl w:val="0"/>
                <w:numId w:val="12"/>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Wagon Nuptial</w:t>
            </w:r>
          </w:p>
          <w:p w:rsidR="00000000" w:rsidDel="00000000" w:rsidP="00000000" w:rsidRDefault="00000000" w:rsidRPr="00000000" w14:paraId="00000012">
            <w:pPr>
              <w:numPr>
                <w:ilvl w:val="0"/>
                <w:numId w:val="12"/>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Bungalow Tarzan sur arbre</w:t>
            </w:r>
          </w:p>
          <w:p w:rsidR="00000000" w:rsidDel="00000000" w:rsidP="00000000" w:rsidRDefault="00000000" w:rsidRPr="00000000" w14:paraId="00000013">
            <w:pPr>
              <w:numPr>
                <w:ilvl w:val="0"/>
                <w:numId w:val="12"/>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Bungalow traditionnel Extension « le Repos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4">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5">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RESTAURANT &amp; 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6">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highlight w:val="yellow"/>
                <w:rtl w:val="0"/>
              </w:rPr>
              <w:t xml:space="preserve">EXPÉRIENCES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9">
            <w:pPr>
              <w:numPr>
                <w:ilvl w:val="0"/>
                <w:numId w:val="13"/>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Loisirs (pédalos, tennis, canoe, tour du lac, piscine, ping pong, baby foot, vélo)</w:t>
            </w:r>
          </w:p>
          <w:p w:rsidR="00000000" w:rsidDel="00000000" w:rsidP="00000000" w:rsidRDefault="00000000" w:rsidRPr="00000000" w14:paraId="0000001A">
            <w:pPr>
              <w:numPr>
                <w:ilvl w:val="0"/>
                <w:numId w:val="13"/>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Massage</w:t>
            </w:r>
          </w:p>
          <w:p w:rsidR="00000000" w:rsidDel="00000000" w:rsidP="00000000" w:rsidRDefault="00000000" w:rsidRPr="00000000" w14:paraId="0000001B">
            <w:pPr>
              <w:numPr>
                <w:ilvl w:val="0"/>
                <w:numId w:val="13"/>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Salle de conférence</w:t>
            </w:r>
          </w:p>
          <w:p w:rsidR="00000000" w:rsidDel="00000000" w:rsidP="00000000" w:rsidRDefault="00000000" w:rsidRPr="00000000" w14:paraId="0000001C">
            <w:pPr>
              <w:numPr>
                <w:ilvl w:val="0"/>
                <w:numId w:val="13"/>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Mami Bio Shop</w:t>
            </w:r>
          </w:p>
          <w:p w:rsidR="00000000" w:rsidDel="00000000" w:rsidP="00000000" w:rsidRDefault="00000000" w:rsidRPr="00000000" w14:paraId="0000001D">
            <w:pPr>
              <w:numPr>
                <w:ilvl w:val="0"/>
                <w:numId w:val="13"/>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Mariage</w:t>
            </w:r>
          </w:p>
          <w:p w:rsidR="00000000" w:rsidDel="00000000" w:rsidP="00000000" w:rsidRDefault="00000000" w:rsidRPr="00000000" w14:paraId="0000001E">
            <w:pPr>
              <w:numPr>
                <w:ilvl w:val="0"/>
                <w:numId w:val="13"/>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La Plantation de thé de Sahambavy</w:t>
            </w:r>
          </w:p>
          <w:p w:rsidR="00000000" w:rsidDel="00000000" w:rsidP="00000000" w:rsidRDefault="00000000" w:rsidRPr="00000000" w14:paraId="0000001F">
            <w:pPr>
              <w:numPr>
                <w:ilvl w:val="0"/>
                <w:numId w:val="13"/>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Descente de la Rivière Matsiatra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0">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1">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LIGNE FERROVIAIRE FCE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2">
            <w:pPr>
              <w:numPr>
                <w:ilvl w:val="0"/>
                <w:numId w:val="14"/>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Ligne FCE</w:t>
            </w:r>
          </w:p>
          <w:p w:rsidR="00000000" w:rsidDel="00000000" w:rsidP="00000000" w:rsidRDefault="00000000" w:rsidRPr="00000000" w14:paraId="00000023">
            <w:pPr>
              <w:numPr>
                <w:ilvl w:val="0"/>
                <w:numId w:val="14"/>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Location Privative de la Draisine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NOS JARDINS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6">
            <w:pPr>
              <w:numPr>
                <w:ilvl w:val="0"/>
                <w:numId w:val="15"/>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Jardins d ‘Eden</w:t>
            </w:r>
          </w:p>
          <w:p w:rsidR="00000000" w:rsidDel="00000000" w:rsidP="00000000" w:rsidRDefault="00000000" w:rsidRPr="00000000" w14:paraId="00000027">
            <w:pPr>
              <w:numPr>
                <w:ilvl w:val="0"/>
                <w:numId w:val="15"/>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Le Village de Sahambavy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Localisation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Localisation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Contactez nous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Contactez-nous / Commentaires / Réservez en ligne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tc>
      </w:tr>
    </w:tbl>
    <w:p w:rsidR="00000000" w:rsidDel="00000000" w:rsidP="00000000" w:rsidRDefault="00000000" w:rsidRPr="00000000" w14:paraId="0000002F">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highlight w:val="yellow"/>
          <w:rtl w:val="0"/>
        </w:rPr>
        <w:t xml:space="preserve"> </w:t>
      </w: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ACCUEIL </w:t>
      </w: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highlight w:val="yellow"/>
          <w:rtl w:val="0"/>
        </w:rPr>
        <w:t xml:space="preserve">Charme &amp; Confort  au cœur de la nature</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highlight w:val="yellow"/>
          <w:rtl w:val="0"/>
        </w:rPr>
        <w:t xml:space="preserve">S’il existe un paradis sur terre, il est ici…5000 kms de côtes où viennent écumer en mousse d’argent les lames vertes et bleues de l’océan Indien et du Canal de Mozambique. Le pays du « mora mora » invite à prendre le temps et approcher l’hospitalité et la gentillesse légendaire des Malgaches. Madagascar la plus belle énigme du monde nous ouvre son cœur. Elle résonne comme une incantation magique, un nom mêlé de parfums exotiques et de couleurs qui ravivent les sens, stimulent l’imagination.</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36">
      <w:pPr>
        <w:spacing w:after="0" w:line="24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highlight w:val="yellow"/>
          <w:rtl w:val="0"/>
        </w:rPr>
        <w:t xml:space="preserve">BIENVENUE AU LAC HOTEL</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Étape incontournable de votre voyage, idéalement situé à mi-chemin entre le nord et le sud de Madagascar (circuit RN7) le Lac Hôtel vous accueille dans un cadre naturel d’exception. Situé en bordure du Lac Sahambavy et au pied des collines verdoyantes, il offre une vue imprenable sur la seule plantation de thé de l’île, s’étendant sur plus de 520 hectares.</w:t>
      </w:r>
      <w:r w:rsidDel="00000000" w:rsidR="00000000" w:rsidRPr="00000000">
        <w:rPr>
          <w:rtl w:val="0"/>
        </w:rPr>
      </w:r>
    </w:p>
    <w:p w:rsidR="00000000" w:rsidDel="00000000" w:rsidP="00000000" w:rsidRDefault="00000000" w:rsidRPr="00000000" w14:paraId="00000039">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Séjournez dans de charmants bungalows typiques sur Pilotis, répartis au cœur d’un luxuriant jardin tropical. Le Lac Hôtel séduit par son atmosphère paisible, la beauté de ses espaces extérieurs et la qualité d’un service attentif et personnalisé.Ici, chaque détail compte. Dans notre hôtel familial, nous avons à cœur de vous offrir bien plus qu’un simple séjour : une véritable expérience comme à la maison. Dès votre arrivée, vous êtes accueillis avec attention et bienveillance, comme si vous étiez chez vous.</w:t>
      </w:r>
      <w:r w:rsidDel="00000000" w:rsidR="00000000" w:rsidRPr="00000000">
        <w:rPr>
          <w:rtl w:val="0"/>
        </w:rPr>
      </w:r>
    </w:p>
    <w:p w:rsidR="00000000" w:rsidDel="00000000" w:rsidP="00000000" w:rsidRDefault="00000000" w:rsidRPr="00000000" w14:paraId="0000003A">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Point de départ idéal pour explorer les richesses environnantes, l’établissement vous invite également à découvrir les traditions de la culture « Betsileo ».</w:t>
      </w:r>
      <w:r w:rsidDel="00000000" w:rsidR="00000000" w:rsidRPr="00000000">
        <w:rPr>
          <w:rtl w:val="0"/>
        </w:rPr>
      </w:r>
    </w:p>
    <w:p w:rsidR="00000000" w:rsidDel="00000000" w:rsidP="00000000" w:rsidRDefault="00000000" w:rsidRPr="00000000" w14:paraId="0000003B">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highlight w:val="yellow"/>
          <w:rtl w:val="0"/>
        </w:rPr>
        <w:t xml:space="preserve">NOTRE PHILOSOPHIE</w:t>
      </w:r>
      <w:r w:rsidDel="00000000" w:rsidR="00000000" w:rsidRPr="00000000">
        <w:rPr>
          <w:rFonts w:ascii="Arial" w:cs="Arial" w:eastAsia="Arial" w:hAnsi="Arial"/>
          <w:b w:val="1"/>
          <w:bCs w:val="1"/>
          <w:color w:val="000000"/>
          <w:sz w:val="22"/>
          <w:szCs w:val="22"/>
          <w:rtl w:val="0"/>
        </w:rPr>
        <w:t xml:space="preserve"> : Tourisme responsable et équitable</w:t>
      </w:r>
      <w:r w:rsidDel="00000000" w:rsidR="00000000" w:rsidRPr="00000000">
        <w:rPr>
          <w:rtl w:val="0"/>
        </w:rPr>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Au Lac Hôtel, nous nous engageons activement à réduire :</w:t>
      </w:r>
      <w:r w:rsidDel="00000000" w:rsidR="00000000" w:rsidRPr="00000000">
        <w:rPr>
          <w:rtl w:val="0"/>
        </w:rPr>
      </w:r>
    </w:p>
    <w:p w:rsidR="00000000" w:rsidDel="00000000" w:rsidP="00000000" w:rsidRDefault="00000000" w:rsidRPr="00000000" w14:paraId="0000003D">
      <w:pPr>
        <w:spacing w:after="240" w:before="240" w:line="24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color w:val="000000"/>
          <w:sz w:val="22"/>
          <w:szCs w:val="22"/>
          <w:rtl w:val="0"/>
        </w:rPr>
        <w:t xml:space="preserve">les impacts écologiques et d’améliorer les impacts sociaux</w:t>
      </w:r>
      <w:r w:rsidDel="00000000" w:rsidR="00000000" w:rsidRPr="00000000">
        <w:rPr>
          <w:rtl w:val="0"/>
        </w:rPr>
      </w:r>
    </w:p>
    <w:p w:rsidR="00000000" w:rsidDel="00000000" w:rsidP="00000000" w:rsidRDefault="00000000" w:rsidRPr="00000000" w14:paraId="0000003E">
      <w:pPr>
        <w:spacing w:after="240" w:before="240" w:line="24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color w:val="000000"/>
          <w:sz w:val="22"/>
          <w:szCs w:val="22"/>
          <w:rtl w:val="0"/>
        </w:rPr>
        <w:t xml:space="preserve">à promouvoir le développement de l’économie rurale en valorisant la main-d’œuvre locale et les richesses agricoles du village de Sahambavy.</w:t>
      </w:r>
      <w:r w:rsidDel="00000000" w:rsidR="00000000" w:rsidRPr="00000000">
        <w:rPr>
          <w:rtl w:val="0"/>
        </w:rPr>
      </w:r>
    </w:p>
    <w:p w:rsidR="00000000" w:rsidDel="00000000" w:rsidP="00000000" w:rsidRDefault="00000000" w:rsidRPr="00000000" w14:paraId="0000003F">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Dans une démarche authentique et responsable, nous produisons nous-mêmes une grande partie de ce que nous proposons : produits laitiers (fromages, yaourts), miel, pain, confitures maison, miel de fleurs ainsi que des fruits et légumes cultivés sur place, notamment au cœur de nos citronniers. Cette approche nous permet de garantir à nos clients des produits frais, sains et de grande qualité.</w:t>
      </w:r>
      <w:r w:rsidDel="00000000" w:rsidR="00000000" w:rsidRPr="00000000">
        <w:rPr>
          <w:rtl w:val="0"/>
        </w:rPr>
      </w:r>
    </w:p>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Tous nos produits sont biologiques, faits maison et issus de notre propre production, dans le respect des cycles naturels et de l’environnement.</w:t>
      </w:r>
      <w:r w:rsidDel="00000000" w:rsidR="00000000" w:rsidRPr="00000000">
        <w:rPr>
          <w:rtl w:val="0"/>
        </w:rPr>
      </w:r>
    </w:p>
    <w:p w:rsidR="00000000" w:rsidDel="00000000" w:rsidP="00000000" w:rsidRDefault="00000000" w:rsidRPr="00000000" w14:paraId="00000041">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RSE et développement durable</w:t>
      </w:r>
      <w:r w:rsidDel="00000000" w:rsidR="00000000" w:rsidRPr="00000000">
        <w:rPr>
          <w:rtl w:val="0"/>
        </w:rPr>
      </w:r>
    </w:p>
    <w:p w:rsidR="00000000" w:rsidDel="00000000" w:rsidP="00000000" w:rsidRDefault="00000000" w:rsidRPr="00000000" w14:paraId="00000042">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Par ailleurs, le Lac Hôtel s’inscrit pleinement dans une démarche de responsabilité sociétale des entreprises (RSE) et de développement durable. Il contribue activement à la résilience de la communauté locale en privilégiant le recrutement local. ***=</w:t>
      </w:r>
      <w:r w:rsidDel="00000000" w:rsidR="00000000" w:rsidRPr="00000000">
        <w:rPr>
          <w:rtl w:val="0"/>
        </w:rPr>
      </w:r>
    </w:p>
    <w:p w:rsidR="00000000" w:rsidDel="00000000" w:rsidP="00000000" w:rsidRDefault="00000000" w:rsidRPr="00000000" w14:paraId="00000043">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Dans une logique d’économie circulaire, l’établissement maximise ses achats auprès des producteurs locaux, notamment les paysans, favorisant ainsi le développement socio-économique du village. Par ailleurs, en offrant un cadre adapté et des conditions avantageuses à certaines ONG — comme dans le cas d’initiatives de soins dentaires — il participe à l’amélioration de la santé communautaire et de la qualité de vie des habitants.</w:t>
      </w:r>
      <w:r w:rsidDel="00000000" w:rsidR="00000000" w:rsidRPr="00000000">
        <w:rPr>
          <w:rtl w:val="0"/>
        </w:rPr>
      </w:r>
    </w:p>
    <w:p w:rsidR="00000000" w:rsidDel="00000000" w:rsidP="00000000" w:rsidRDefault="00000000" w:rsidRPr="00000000" w14:paraId="00000044">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D’autres actions viennent renforcer cet engagement : production de miel pour soutenir les abeilles, fabrication de savon artisanal, valorisation des espèces floristiques étiquetées, ainsi que de nombreuses autres initiatives parfois moins visibles.</w:t>
      </w:r>
      <w:r w:rsidDel="00000000" w:rsidR="00000000" w:rsidRPr="00000000">
        <w:rPr>
          <w:rtl w:val="0"/>
        </w:rPr>
      </w:r>
    </w:p>
    <w:p w:rsidR="00000000" w:rsidDel="00000000" w:rsidP="00000000" w:rsidRDefault="00000000" w:rsidRPr="00000000" w14:paraId="00000045">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Sur le plan de la restauration, le choix de proposer uniquement trois menus permet de limiter efficacement le gaspillage alimentaire. Cette approche s’accompagne d’un approvisionnement en circuit court, garantissant fraîcheur des produits et réduction de l’empreinte environnementale.</w:t>
      </w:r>
      <w:r w:rsidDel="00000000" w:rsidR="00000000" w:rsidRPr="00000000">
        <w:rPr>
          <w:rtl w:val="0"/>
        </w:rPr>
      </w:r>
    </w:p>
    <w:p w:rsidR="00000000" w:rsidDel="00000000" w:rsidP="00000000" w:rsidRDefault="00000000" w:rsidRPr="00000000" w14:paraId="00000046">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LA PETITE HISTOIRE…</w:t>
      </w:r>
      <w:r w:rsidDel="00000000" w:rsidR="00000000" w:rsidRPr="00000000">
        <w:rPr>
          <w:rtl w:val="0"/>
        </w:rPr>
      </w:r>
    </w:p>
    <w:p w:rsidR="00000000" w:rsidDel="00000000" w:rsidP="00000000" w:rsidRDefault="00000000" w:rsidRPr="00000000" w14:paraId="00000047">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C’est le hasard qui, un jour, guida Leong et Olga jusqu’aux rives du Lac Sahambavy en 1998. Leur projet était simple : acquérir un terrain au bord du Lac et y construire une modeste cabane pour y passer une retraite paisible. Mais sous l’impulsion d’Olga, ce lieu devint rapidement un véritable jardin d’Éden.</w:t>
      </w:r>
      <w:r w:rsidDel="00000000" w:rsidR="00000000" w:rsidRPr="00000000">
        <w:rPr>
          <w:rtl w:val="0"/>
        </w:rPr>
      </w:r>
    </w:p>
    <w:p w:rsidR="00000000" w:rsidDel="00000000" w:rsidP="00000000" w:rsidRDefault="00000000" w:rsidRPr="00000000" w14:paraId="00000048">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Au fil du temps, les voyageurs du train faisant escale à Sahambavy s’arrêtaient, intrigués par la beauté des lieux, pensant y trouver un gîte d’étape… C’est ainsi qu’est née l’idée d’ouvrir les portes de ce coin de paradis et d’en faire un hôtel.</w:t>
      </w:r>
      <w:r w:rsidDel="00000000" w:rsidR="00000000" w:rsidRPr="00000000">
        <w:rPr>
          <w:rtl w:val="0"/>
        </w:rPr>
      </w:r>
    </w:p>
    <w:p w:rsidR="00000000" w:rsidDel="00000000" w:rsidP="00000000" w:rsidRDefault="00000000" w:rsidRPr="00000000" w14:paraId="00000049">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Le destin a ensuite réuni les générations lorsque leur fille aînée, Maggie Leong, est revenue du Canada pour reprendre l’aventure familiale. L’alliance de la jeunesse et de l’expérience a permis de transformer ce lieu en un petit paradis vert.</w:t>
      </w:r>
      <w:r w:rsidDel="00000000" w:rsidR="00000000" w:rsidRPr="00000000">
        <w:rPr>
          <w:rtl w:val="0"/>
        </w:rPr>
      </w:r>
    </w:p>
    <w:p w:rsidR="00000000" w:rsidDel="00000000" w:rsidP="00000000" w:rsidRDefault="00000000" w:rsidRPr="00000000" w14:paraId="0000004A">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Jour après jour, l’histoire du Lac Hôtel continue de s’écrire. En près de 28 années, le domaine s’est développé pour accueillir aujourd’hui une cinquantaine de bungalows, nichés au cœur d’une nature préservée.</w:t>
      </w:r>
      <w:r w:rsidDel="00000000" w:rsidR="00000000" w:rsidRPr="00000000">
        <w:rPr>
          <w:rtl w:val="0"/>
        </w:rPr>
      </w:r>
    </w:p>
    <w:p w:rsidR="00000000" w:rsidDel="00000000" w:rsidP="00000000" w:rsidRDefault="00000000" w:rsidRPr="00000000" w14:paraId="0000004B">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Et l’aventure est loin d’être terminée…</w:t>
      </w:r>
      <w:r w:rsidDel="00000000" w:rsidR="00000000" w:rsidRPr="00000000">
        <w:rPr>
          <w:rtl w:val="0"/>
        </w:rPr>
      </w:r>
    </w:p>
    <w:p w:rsidR="00000000" w:rsidDel="00000000" w:rsidP="00000000" w:rsidRDefault="00000000" w:rsidRPr="00000000" w14:paraId="0000004C">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Bienvenue au Lac Hôtel.</w:t>
      </w:r>
      <w:r w:rsidDel="00000000" w:rsidR="00000000" w:rsidRPr="00000000">
        <w:rPr>
          <w:rtl w:val="0"/>
        </w:rPr>
      </w:r>
    </w:p>
    <w:p w:rsidR="00000000" w:rsidDel="00000000" w:rsidP="00000000" w:rsidRDefault="00000000" w:rsidRPr="00000000" w14:paraId="0000004D">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 Ma photo</w:t>
      </w:r>
      <w:r w:rsidDel="00000000" w:rsidR="00000000" w:rsidRPr="00000000">
        <w:rPr>
          <w:rtl w:val="0"/>
        </w:rPr>
      </w:r>
    </w:p>
    <w:p w:rsidR="00000000" w:rsidDel="00000000" w:rsidP="00000000" w:rsidRDefault="00000000" w:rsidRPr="00000000" w14:paraId="0000004E">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4F">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b w:val="1"/>
          <w:bCs w:val="1"/>
          <w:color w:val="000000"/>
          <w:highlight w:val="yellow"/>
          <w:rtl w:val="0"/>
        </w:rPr>
        <w:t xml:space="preserve">HOTEL</w:t>
      </w:r>
      <w:r w:rsidDel="00000000" w:rsidR="00000000" w:rsidRPr="00000000">
        <w:rPr>
          <w:rtl w:val="0"/>
        </w:rPr>
      </w:r>
    </w:p>
    <w:p w:rsidR="00000000" w:rsidDel="00000000" w:rsidP="00000000" w:rsidRDefault="00000000" w:rsidRPr="00000000" w14:paraId="00000050">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b w:val="1"/>
          <w:bCs w:val="1"/>
          <w:color w:val="000000"/>
          <w:highlight w:val="yellow"/>
          <w:rtl w:val="0"/>
        </w:rPr>
        <w:t xml:space="preserve">HEBERGEMENT  (</w:t>
      </w:r>
      <w:r w:rsidDel="00000000" w:rsidR="00000000" w:rsidRPr="00000000">
        <w:rPr>
          <w:rFonts w:ascii="Arial" w:cs="Arial" w:eastAsia="Arial" w:hAnsi="Arial"/>
          <w:b w:val="1"/>
          <w:bCs w:val="1"/>
          <w:color w:val="000000"/>
          <w:rtl w:val="0"/>
        </w:rPr>
        <w:t xml:space="preserve">photos de pilotis)</w:t>
      </w:r>
      <w:r w:rsidDel="00000000" w:rsidR="00000000" w:rsidRPr="00000000">
        <w:rPr>
          <w:rtl w:val="0"/>
        </w:rPr>
      </w:r>
    </w:p>
    <w:p w:rsidR="00000000" w:rsidDel="00000000" w:rsidP="00000000" w:rsidRDefault="00000000" w:rsidRPr="00000000" w14:paraId="00000051">
      <w:pPr>
        <w:spacing w:after="240" w:before="240" w:line="24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color w:val="000000"/>
          <w:sz w:val="22"/>
          <w:szCs w:val="22"/>
          <w:rtl w:val="0"/>
        </w:rPr>
        <w:t xml:space="preserve">Les chambres de l’hôtel sont conçues pour garantir le confort et la quiétude de nos hôtes. Les chambres sont équipées d’un lit personnalisé spacieux de 2,20 m x 2,20 m, offrant un confort supérieur aux dimensions standards. Elles disposent de salles de bains privatives avec eau chaude, assurant un séjour agréable et fonctionnel, d’une terrasse avec vue sur le Lac.</w:t>
      </w:r>
      <w:r w:rsidDel="00000000" w:rsidR="00000000" w:rsidRPr="00000000">
        <w:rPr>
          <w:rtl w:val="0"/>
        </w:rPr>
      </w:r>
    </w:p>
    <w:p w:rsidR="00000000" w:rsidDel="00000000" w:rsidP="00000000" w:rsidRDefault="00000000" w:rsidRPr="00000000" w14:paraId="00000052">
      <w:pPr>
        <w:spacing w:after="240" w:before="240" w:line="240" w:lineRule="auto"/>
        <w:ind w:left="720" w:hanging="360"/>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color w:val="000000"/>
          <w:sz w:val="22"/>
          <w:szCs w:val="22"/>
          <w:rtl w:val="0"/>
        </w:rPr>
        <w:t xml:space="preserve">Chaque chambre est équipée d’une télévision. L’accès au Wi-Fi est disponible uniquement dans la salle de restauration.</w:t>
      </w:r>
      <w:r w:rsidDel="00000000" w:rsidR="00000000" w:rsidRPr="00000000">
        <w:rPr>
          <w:rtl w:val="0"/>
        </w:rPr>
      </w:r>
    </w:p>
    <w:p w:rsidR="00000000" w:rsidDel="00000000" w:rsidP="00000000" w:rsidRDefault="00000000" w:rsidRPr="00000000" w14:paraId="00000053">
      <w:pPr>
        <w:spacing w:after="240" w:before="240" w:line="240" w:lineRule="auto"/>
        <w:ind w:left="720" w:hanging="360"/>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color w:val="000000"/>
          <w:sz w:val="22"/>
          <w:szCs w:val="22"/>
          <w:rtl w:val="0"/>
        </w:rPr>
        <w:t xml:space="preserve">Dans une démarche respectueuse de l’environnement, notre hôtel met à disposition de ses clients des savons bio. Nous fabriquons nos propres savons selon la méthode traditionnelle de saponification à froid. Nos savons sont élaborés de manière artisanale, dans une démarche écologique et respectueuse de l’environnement. Entièrement biodégradables, ils sont conçus à partir d’ingrédients simples, naturels et d’origine végétale.</w:t>
      </w:r>
      <w:r w:rsidDel="00000000" w:rsidR="00000000" w:rsidRPr="00000000">
        <w:rPr>
          <w:rtl w:val="0"/>
        </w:rPr>
      </w:r>
    </w:p>
    <w:p w:rsidR="00000000" w:rsidDel="00000000" w:rsidP="00000000" w:rsidRDefault="00000000" w:rsidRPr="00000000" w14:paraId="00000054">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highlight w:val="yellow"/>
          <w:rtl w:val="0"/>
        </w:rPr>
        <w:t xml:space="preserve">EXTENSION DE L’HOTEL « LE REPOS »</w:t>
      </w:r>
      <w:r w:rsidDel="00000000" w:rsidR="00000000" w:rsidRPr="00000000">
        <w:rPr>
          <w:rtl w:val="0"/>
        </w:rPr>
      </w:r>
    </w:p>
    <w:p w:rsidR="00000000" w:rsidDel="00000000" w:rsidP="00000000" w:rsidRDefault="00000000" w:rsidRPr="00000000" w14:paraId="00000055">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Située à 800 mètres du bâtiment principal, l’extension de l’hôtel offre une expérience différente. Idéale pour les amateurs de yoga en quête de calme et de reconnexion, les écolos, les cyclistes, amoureux, chercheurs d’ambiance zen et isolement. Ici, le luxe se fait discret au profit de l’essentiel : des espaces épurés, ouverts sur la nature, propices à la méditation et au repli sur soi.</w:t>
      </w:r>
      <w:r w:rsidDel="00000000" w:rsidR="00000000" w:rsidRPr="00000000">
        <w:rPr>
          <w:rtl w:val="0"/>
        </w:rPr>
      </w:r>
    </w:p>
    <w:p w:rsidR="00000000" w:rsidDel="00000000" w:rsidP="00000000" w:rsidRDefault="00000000" w:rsidRPr="00000000" w14:paraId="00000056">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Les bungalows, de style malgache, allient simplicité et fonctionnalité, offrant tout le nécessaire à moindre coût. Une connexion Wi-Fi est également disponible, permettant de rester connecté tout en profitant du cadre. Plus accessible que l’établissement principal, cette alternative permet de vivre un séjour ressourçant à un tarif doux, sans renoncer au confort essentiel.</w:t>
      </w:r>
      <w:r w:rsidDel="00000000" w:rsidR="00000000" w:rsidRPr="00000000">
        <w:rPr>
          <w:rtl w:val="0"/>
        </w:rPr>
      </w:r>
    </w:p>
    <w:p w:rsidR="00000000" w:rsidDel="00000000" w:rsidP="00000000" w:rsidRDefault="00000000" w:rsidRPr="00000000" w14:paraId="00000057">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Séjourner en famille</w:t>
      </w:r>
      <w:r w:rsidDel="00000000" w:rsidR="00000000" w:rsidRPr="00000000">
        <w:rPr>
          <w:rtl w:val="0"/>
        </w:rPr>
      </w:r>
    </w:p>
    <w:p w:rsidR="00000000" w:rsidDel="00000000" w:rsidP="00000000" w:rsidRDefault="00000000" w:rsidRPr="00000000" w14:paraId="00000058">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Nous disposons de 4 maisons en duplex (à deux étages), entièrement équipées pour les longs séjours. Elles comprennent une kitchenette avec plaque de cuisson, réfrigérateur et vaisselle, offrant ainsi tout le confort nécessaire pour un séjour en toute autonomie.</w:t>
      </w:r>
      <w:r w:rsidDel="00000000" w:rsidR="00000000" w:rsidRPr="00000000">
        <w:rPr>
          <w:rtl w:val="0"/>
        </w:rPr>
      </w:r>
    </w:p>
    <w:p w:rsidR="00000000" w:rsidDel="00000000" w:rsidP="00000000" w:rsidRDefault="00000000" w:rsidRPr="00000000" w14:paraId="00000059">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b w:val="1"/>
          <w:bCs w:val="1"/>
          <w:color w:val="000000"/>
          <w:highlight w:val="cyan"/>
          <w:rtl w:val="0"/>
        </w:rPr>
        <w:t xml:space="preserve">TARIFS</w:t>
      </w:r>
      <w:r w:rsidDel="00000000" w:rsidR="00000000" w:rsidRPr="00000000">
        <w:rPr>
          <w:rtl w:val="0"/>
        </w:rPr>
      </w:r>
    </w:p>
    <w:p w:rsidR="00000000" w:rsidDel="00000000" w:rsidP="00000000" w:rsidRDefault="00000000" w:rsidRPr="00000000" w14:paraId="0000005A">
      <w:pPr>
        <w:spacing w:before="16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Hébergement</w:t>
      </w:r>
      <w:r w:rsidDel="00000000" w:rsidR="00000000" w:rsidRPr="00000000">
        <w:rPr>
          <w:rtl w:val="0"/>
        </w:rPr>
      </w:r>
    </w:p>
    <w:tbl>
      <w:tblPr>
        <w:tblStyle w:val="Table2"/>
        <w:tblW w:w="6456.0" w:type="dxa"/>
        <w:jc w:val="left"/>
        <w:tblLayout w:type="fixed"/>
        <w:tblLook w:val="0400"/>
      </w:tblPr>
      <w:tblGrid>
        <w:gridCol w:w="4628"/>
        <w:gridCol w:w="1828"/>
        <w:tblGridChange w:id="0">
          <w:tblGrid>
            <w:gridCol w:w="4628"/>
            <w:gridCol w:w="182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B">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Type de chambres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C">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Tarif en Ariary</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D">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Pilotis Nuptial DOUBLE- TWIN- SINGLE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E">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360 000</w:t>
            </w:r>
            <w:r w:rsidDel="00000000" w:rsidR="00000000" w:rsidRPr="00000000">
              <w:rPr>
                <w:rtl w:val="0"/>
              </w:rPr>
            </w:r>
          </w:p>
          <w:p w:rsidR="00000000" w:rsidDel="00000000" w:rsidP="00000000" w:rsidRDefault="00000000" w:rsidRPr="00000000" w14:paraId="0000005F">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72 euros</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0">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SUPERIOR LAKE VIEW ROOM</w:t>
            </w:r>
            <w:r w:rsidDel="00000000" w:rsidR="00000000" w:rsidRPr="00000000">
              <w:rPr>
                <w:rtl w:val="0"/>
              </w:rPr>
            </w:r>
          </w:p>
          <w:p w:rsidR="00000000" w:rsidDel="00000000" w:rsidP="00000000" w:rsidRDefault="00000000" w:rsidRPr="00000000" w14:paraId="00000061">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DOUBLE- TWIN- SINGLE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2">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300 000</w:t>
            </w:r>
            <w:r w:rsidDel="00000000" w:rsidR="00000000" w:rsidRPr="00000000">
              <w:rPr>
                <w:rtl w:val="0"/>
              </w:rPr>
            </w:r>
          </w:p>
          <w:p w:rsidR="00000000" w:rsidDel="00000000" w:rsidP="00000000" w:rsidRDefault="00000000" w:rsidRPr="00000000" w14:paraId="00000063">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60 euros</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4">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Wagon Nuptial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5">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360 000</w:t>
            </w:r>
            <w:r w:rsidDel="00000000" w:rsidR="00000000" w:rsidRPr="00000000">
              <w:rPr>
                <w:rtl w:val="0"/>
              </w:rPr>
            </w:r>
          </w:p>
          <w:p w:rsidR="00000000" w:rsidDel="00000000" w:rsidP="00000000" w:rsidRDefault="00000000" w:rsidRPr="00000000" w14:paraId="00000066">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72 euros</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7">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Standard double / twin/Single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8">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140 000</w:t>
            </w:r>
            <w:r w:rsidDel="00000000" w:rsidR="00000000" w:rsidRPr="00000000">
              <w:rPr>
                <w:rtl w:val="0"/>
              </w:rPr>
            </w:r>
          </w:p>
          <w:p w:rsidR="00000000" w:rsidDel="00000000" w:rsidP="00000000" w:rsidRDefault="00000000" w:rsidRPr="00000000" w14:paraId="00000069">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28 euros</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Bungalow traditionnel Extension « le Repos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B">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250 000</w:t>
            </w:r>
            <w:r w:rsidDel="00000000" w:rsidR="00000000" w:rsidRPr="00000000">
              <w:rPr>
                <w:rtl w:val="0"/>
              </w:rPr>
            </w:r>
          </w:p>
          <w:p w:rsidR="00000000" w:rsidDel="00000000" w:rsidP="00000000" w:rsidRDefault="00000000" w:rsidRPr="00000000" w14:paraId="0000006C">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50 euros</w:t>
            </w:r>
            <w:r w:rsidDel="00000000" w:rsidR="00000000" w:rsidRPr="00000000">
              <w:rPr>
                <w:rtl w:val="0"/>
              </w:rPr>
            </w:r>
          </w:p>
        </w:tc>
      </w:tr>
    </w:tbl>
    <w:p w:rsidR="00000000" w:rsidDel="00000000" w:rsidP="00000000" w:rsidRDefault="00000000" w:rsidRPr="00000000" w14:paraId="0000006D">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Suppléments</w:t>
      </w:r>
      <w:r w:rsidDel="00000000" w:rsidR="00000000" w:rsidRPr="00000000">
        <w:rPr>
          <w:rtl w:val="0"/>
        </w:rPr>
      </w:r>
    </w:p>
    <w:tbl>
      <w:tblPr>
        <w:tblStyle w:val="Table3"/>
        <w:tblW w:w="8665.0" w:type="dxa"/>
        <w:jc w:val="left"/>
        <w:tblLayout w:type="fixed"/>
        <w:tblLook w:val="0400"/>
      </w:tblPr>
      <w:tblGrid>
        <w:gridCol w:w="4883"/>
        <w:gridCol w:w="3782"/>
        <w:tblGridChange w:id="0">
          <w:tblGrid>
            <w:gridCol w:w="4883"/>
            <w:gridCol w:w="378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E">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Type d’option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6F">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Tarif en Ariary (1 euro=4900 Ar)</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0">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Taxe de séjour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1">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5 000 </w:t>
            </w:r>
            <w:r w:rsidDel="00000000" w:rsidR="00000000" w:rsidRPr="00000000">
              <w:rPr>
                <w:rtl w:val="0"/>
              </w:rPr>
            </w:r>
          </w:p>
          <w:p w:rsidR="00000000" w:rsidDel="00000000" w:rsidP="00000000" w:rsidRDefault="00000000" w:rsidRPr="00000000" w14:paraId="00000072">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3">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Petit déjeuner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4">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40 000 / 8€</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5">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Menu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6">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70 000 / 14€</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7">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Transfert privé 4x4 Lac Hôtel / Fianarantsoa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8">
            <w:pPr>
              <w:spacing w:before="1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120 000 / 25€</w:t>
            </w:r>
            <w:r w:rsidDel="00000000" w:rsidR="00000000" w:rsidRPr="00000000">
              <w:rPr>
                <w:rtl w:val="0"/>
              </w:rPr>
            </w:r>
          </w:p>
        </w:tc>
      </w:tr>
    </w:tbl>
    <w:p w:rsidR="00000000" w:rsidDel="00000000" w:rsidP="00000000" w:rsidRDefault="00000000" w:rsidRPr="00000000" w14:paraId="00000079">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b w:val="1"/>
          <w:bCs w:val="1"/>
          <w:color w:val="000000"/>
          <w:highlight w:val="yellow"/>
          <w:rtl w:val="0"/>
        </w:rPr>
        <w:t xml:space="preserve"> </w:t>
      </w:r>
      <w:r w:rsidDel="00000000" w:rsidR="00000000" w:rsidRPr="00000000">
        <w:rPr>
          <w:rtl w:val="0"/>
        </w:rPr>
      </w:r>
    </w:p>
    <w:p w:rsidR="00000000" w:rsidDel="00000000" w:rsidP="00000000" w:rsidRDefault="00000000" w:rsidRPr="00000000" w14:paraId="0000007A">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b w:val="1"/>
          <w:bCs w:val="1"/>
          <w:color w:val="000000"/>
          <w:highlight w:val="yellow"/>
          <w:rtl w:val="0"/>
        </w:rPr>
        <w:t xml:space="preserve"> </w:t>
      </w:r>
      <w:r w:rsidDel="00000000" w:rsidR="00000000" w:rsidRPr="00000000">
        <w:rPr>
          <w:rtl w:val="0"/>
        </w:rPr>
      </w:r>
    </w:p>
    <w:p w:rsidR="00000000" w:rsidDel="00000000" w:rsidP="00000000" w:rsidRDefault="00000000" w:rsidRPr="00000000" w14:paraId="0000007B">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b w:val="1"/>
          <w:bCs w:val="1"/>
          <w:color w:val="000000"/>
          <w:highlight w:val="yellow"/>
          <w:rtl w:val="0"/>
        </w:rPr>
        <w:t xml:space="preserve">SERVICES</w:t>
      </w:r>
      <w:r w:rsidDel="00000000" w:rsidR="00000000" w:rsidRPr="00000000">
        <w:rPr>
          <w:rtl w:val="0"/>
        </w:rPr>
      </w:r>
    </w:p>
    <w:p w:rsidR="00000000" w:rsidDel="00000000" w:rsidP="00000000" w:rsidRDefault="00000000" w:rsidRPr="00000000" w14:paraId="0000007C">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b w:val="1"/>
          <w:bCs w:val="1"/>
          <w:color w:val="000000"/>
          <w:highlight w:val="yellow"/>
          <w:rtl w:val="0"/>
        </w:rPr>
        <w:t xml:space="preserve">RESTAURANT</w:t>
      </w:r>
      <w:r w:rsidDel="00000000" w:rsidR="00000000" w:rsidRPr="00000000">
        <w:rPr>
          <w:rtl w:val="0"/>
        </w:rPr>
      </w:r>
    </w:p>
    <w:p w:rsidR="00000000" w:rsidDel="00000000" w:rsidP="00000000" w:rsidRDefault="00000000" w:rsidRPr="00000000" w14:paraId="0000007D">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Chez nous, la qualité commence à la source.</w:t>
      </w: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Tous nos plats sont préparés à partir de produits frais, biologiques et soigneusement sélectionnés. Nos herbes aromatiques viennent directement de notre potager : Persil , Thym ,Romarin , Basilic , Ciboulette , Menthe , Laurier , citronnelle….et l’autre partie vient directement des agriculteurs du village.</w:t>
      </w:r>
      <w:r w:rsidDel="00000000" w:rsidR="00000000" w:rsidRPr="00000000">
        <w:rPr>
          <w:rtl w:val="0"/>
        </w:rPr>
      </w:r>
    </w:p>
    <w:p w:rsidR="00000000" w:rsidDel="00000000" w:rsidP="00000000" w:rsidRDefault="00000000" w:rsidRPr="00000000" w14:paraId="0000007F">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Et pour le reste ? Pains, yaourts, fromages, confitures, miel… tout est fait maison.</w:t>
      </w:r>
      <w:r w:rsidDel="00000000" w:rsidR="00000000" w:rsidRPr="00000000">
        <w:rPr>
          <w:rtl w:val="0"/>
        </w:rPr>
      </w:r>
    </w:p>
    <w:p w:rsidR="00000000" w:rsidDel="00000000" w:rsidP="00000000" w:rsidRDefault="00000000" w:rsidRPr="00000000" w14:paraId="00000080">
      <w:pPr>
        <w:spacing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Pour ceux qui veulent goûter aux saveurs locales, une cuisine malgache vous sera servie ainsi qu’une carte de mets européens et de grillades. Notre spécialité reste le canard sauvage chassé par le propriétaire Kim, ou l’incontournable tilapia du lac au gingembre. Vous pourrez déguster ces plats au sein de notre restaurant panoramique ou sur nos terrasses ombragées en bordure du lac.</w:t>
      </w:r>
      <w:r w:rsidDel="00000000" w:rsidR="00000000" w:rsidRPr="00000000">
        <w:rPr>
          <w:rtl w:val="0"/>
        </w:rPr>
      </w:r>
    </w:p>
    <w:p w:rsidR="00000000" w:rsidDel="00000000" w:rsidP="00000000" w:rsidRDefault="00000000" w:rsidRPr="00000000" w14:paraId="00000081">
      <w:pPr>
        <w:spacing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 restaurant, une recharge d’eau filtrée est mise à disposition de nos clients gratuitement, dans une démarche éco-responsable visant à limiter l’usage du plastique. </w:t>
      </w:r>
      <w:r w:rsidDel="00000000" w:rsidR="00000000" w:rsidRPr="00000000">
        <w:rPr>
          <w:rFonts w:ascii="Times New Roman" w:cs="Times New Roman" w:eastAsia="Times New Roman" w:hAnsi="Times New Roman"/>
          <w:b w:val="1"/>
          <w:bCs w:val="1"/>
          <w:color w:val="000000"/>
          <w:rtl w:val="0"/>
        </w:rPr>
        <w:t xml:space="preserve">Aussi, des bouteilles en verre avec de l’eau filtrée sont également mises à votre disposition dans les chambres.</w:t>
      </w:r>
      <w:r w:rsidDel="00000000" w:rsidR="00000000" w:rsidRPr="00000000">
        <w:rPr>
          <w:rtl w:val="0"/>
        </w:rPr>
      </w:r>
    </w:p>
    <w:p w:rsidR="00000000" w:rsidDel="00000000" w:rsidP="00000000" w:rsidRDefault="00000000" w:rsidRPr="00000000" w14:paraId="00000082">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highlight w:val="yellow"/>
          <w:rtl w:val="0"/>
        </w:rPr>
        <w:t xml:space="preserve">SALLE DE CONFÉRENCE</w:t>
      </w:r>
      <w:r w:rsidDel="00000000" w:rsidR="00000000" w:rsidRPr="00000000">
        <w:rPr>
          <w:rtl w:val="0"/>
        </w:rPr>
      </w:r>
    </w:p>
    <w:p w:rsidR="00000000" w:rsidDel="00000000" w:rsidP="00000000" w:rsidRDefault="00000000" w:rsidRPr="00000000" w14:paraId="00000083">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Notre salle de conférence peut accueillir jusqu’à 80 personnes. Entièrement modulable, elle s’adapte à tous vos formats d’événements professionnels : réunions, séminaires, formations ou ateliers.</w:t>
      </w:r>
      <w:r w:rsidDel="00000000" w:rsidR="00000000" w:rsidRPr="00000000">
        <w:rPr>
          <w:rtl w:val="0"/>
        </w:rPr>
      </w:r>
    </w:p>
    <w:p w:rsidR="00000000" w:rsidDel="00000000" w:rsidP="00000000" w:rsidRDefault="00000000" w:rsidRPr="00000000" w14:paraId="00000084">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Baignée dans un environnement calme et propice à la réflexion, elle offre un cadre idéal pour favoriser la concentration, la créativité et la qualité des échanges.</w:t>
      </w: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La salle est équipée d’une connexion Wi-Fi, d’un micro, d’un rétroprojecteur et d’un tableau blanc, afin de garantir le bon déroulement de vos présentations.</w:t>
      </w:r>
      <w:r w:rsidDel="00000000" w:rsidR="00000000" w:rsidRPr="00000000">
        <w:rPr>
          <w:rtl w:val="0"/>
        </w:rPr>
      </w:r>
    </w:p>
    <w:p w:rsidR="00000000" w:rsidDel="00000000" w:rsidP="00000000" w:rsidRDefault="00000000" w:rsidRPr="00000000" w14:paraId="00000086">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MARIAGES &amp; CÉLÉBRATIONS</w:t>
      </w:r>
      <w:r w:rsidDel="00000000" w:rsidR="00000000" w:rsidRPr="00000000">
        <w:rPr>
          <w:rtl w:val="0"/>
        </w:rPr>
      </w:r>
    </w:p>
    <w:p w:rsidR="00000000" w:rsidDel="00000000" w:rsidP="00000000" w:rsidRDefault="00000000" w:rsidRPr="00000000" w14:paraId="00000087">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Célébrez votre amour dans un cadre d’exception</w:t>
      </w:r>
      <w:r w:rsidDel="00000000" w:rsidR="00000000" w:rsidRPr="00000000">
        <w:rPr>
          <w:rtl w:val="0"/>
        </w:rPr>
      </w:r>
    </w:p>
    <w:p w:rsidR="00000000" w:rsidDel="00000000" w:rsidP="00000000" w:rsidRDefault="00000000" w:rsidRPr="00000000" w14:paraId="00000088">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Au Lac Hôtel, chaque mariage est une histoire unique que nous avons à cœur de sublimer.</w:t>
      </w:r>
      <w:r w:rsidDel="00000000" w:rsidR="00000000" w:rsidRPr="00000000">
        <w:rPr>
          <w:rtl w:val="0"/>
        </w:rPr>
      </w:r>
    </w:p>
    <w:p w:rsidR="00000000" w:rsidDel="00000000" w:rsidP="00000000" w:rsidRDefault="00000000" w:rsidRPr="00000000" w14:paraId="00000089">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Dans un cadre enchanteur, entre les rives paisibles du Lac Sahambavy et la douceur d’un jardin fleuri, nous vous accompagnons dans l’organisation de ce jour si précieux. Ici, la nature, la lumière et l’harmonie des lieux créent une atmosphère intime et inoubliable.</w:t>
      </w:r>
      <w:r w:rsidDel="00000000" w:rsidR="00000000" w:rsidRPr="00000000">
        <w:rPr>
          <w:rtl w:val="0"/>
        </w:rPr>
      </w:r>
    </w:p>
    <w:p w:rsidR="00000000" w:rsidDel="00000000" w:rsidP="00000000" w:rsidRDefault="00000000" w:rsidRPr="00000000" w14:paraId="0000008A">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Notre équipe met tout son savoir-faire à votre service pour concevoir une réception à votre image. La salle est entièrement décorée avec soin, selon vos envies, afin de créer un univers qui vous ressemble.</w:t>
      </w:r>
      <w:r w:rsidDel="00000000" w:rsidR="00000000" w:rsidRPr="00000000">
        <w:rPr>
          <w:rtl w:val="0"/>
        </w:rPr>
      </w:r>
    </w:p>
    <w:p w:rsidR="00000000" w:rsidDel="00000000" w:rsidP="00000000" w:rsidRDefault="00000000" w:rsidRPr="00000000" w14:paraId="0000008B">
      <w:pPr>
        <w:spacing w:before="160" w:line="240" w:lineRule="auto"/>
        <w:jc w:val="both"/>
        <w:rPr>
          <w:rFonts w:ascii="Times New Roman" w:cs="Times New Roman" w:eastAsia="Times New Roman" w:hAnsi="Times New Roman"/>
        </w:rPr>
      </w:pPr>
      <w:r w:rsidDel="00000000" w:rsidR="00000000" w:rsidRPr="00000000">
        <w:rPr>
          <w:rFonts w:ascii="Arial" w:cs="Arial" w:eastAsia="Arial" w:hAnsi="Arial"/>
          <w:b w:val="1"/>
          <w:bCs w:val="1"/>
          <w:color w:val="000000"/>
          <w:highlight w:val="yellow"/>
          <w:rtl w:val="0"/>
        </w:rPr>
        <w:t xml:space="preserve">LOISIRS</w:t>
      </w:r>
      <w:r w:rsidDel="00000000" w:rsidR="00000000" w:rsidRPr="00000000">
        <w:rPr>
          <w:rtl w:val="0"/>
        </w:rPr>
      </w:r>
    </w:p>
    <w:p w:rsidR="00000000" w:rsidDel="00000000" w:rsidP="00000000" w:rsidRDefault="00000000" w:rsidRPr="00000000" w14:paraId="0000008C">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Autour et au Lac Hôtel Sahambavy, une multitude d’activités vous attendent, entre nature, détente et exploration, idéal pour les courts et longs séjours :</w:t>
      </w:r>
      <w:r w:rsidDel="00000000" w:rsidR="00000000" w:rsidRPr="00000000">
        <w:rPr>
          <w:rtl w:val="0"/>
        </w:rPr>
      </w:r>
    </w:p>
    <w:p w:rsidR="00000000" w:rsidDel="00000000" w:rsidP="00000000" w:rsidRDefault="00000000" w:rsidRPr="00000000" w14:paraId="0000008D">
      <w:pPr>
        <w:numPr>
          <w:ilvl w:val="0"/>
          <w:numId w:val="16"/>
        </w:numPr>
        <w:spacing w:after="0" w:before="240" w:line="240" w:lineRule="auto"/>
        <w:ind w:left="720" w:hanging="360"/>
        <w:rPr>
          <w:color w:val="000000"/>
        </w:rPr>
      </w:pPr>
      <w:r w:rsidDel="00000000" w:rsidR="00000000" w:rsidRPr="00000000">
        <w:rPr>
          <w:rFonts w:ascii="Arial" w:cs="Arial" w:eastAsia="Arial" w:hAnsi="Arial"/>
          <w:color w:val="000000"/>
          <w:sz w:val="22"/>
          <w:szCs w:val="22"/>
          <w:rtl w:val="0"/>
        </w:rPr>
        <w:t xml:space="preserve">Tour du Lac (2 heures)</w:t>
      </w:r>
    </w:p>
    <w:p w:rsidR="00000000" w:rsidDel="00000000" w:rsidP="00000000" w:rsidRDefault="00000000" w:rsidRPr="00000000" w14:paraId="0000008E">
      <w:pPr>
        <w:spacing w:after="0" w:line="240" w:lineRule="auto"/>
        <w:ind w:left="720" w:firstLine="0"/>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Une Balade sécurisée et balisée de 8 kms autour du lac</w:t>
      </w:r>
      <w:r w:rsidDel="00000000" w:rsidR="00000000" w:rsidRPr="00000000">
        <w:rPr>
          <w:rtl w:val="0"/>
        </w:rPr>
      </w:r>
    </w:p>
    <w:p w:rsidR="00000000" w:rsidDel="00000000" w:rsidP="00000000" w:rsidRDefault="00000000" w:rsidRPr="00000000" w14:paraId="0000008F">
      <w:pPr>
        <w:numPr>
          <w:ilvl w:val="0"/>
          <w:numId w:val="17"/>
        </w:numPr>
        <w:spacing w:after="0" w:before="240" w:line="240" w:lineRule="auto"/>
        <w:ind w:left="720" w:hanging="360"/>
        <w:rPr>
          <w:color w:val="000000"/>
        </w:rPr>
      </w:pPr>
      <w:r w:rsidDel="00000000" w:rsidR="00000000" w:rsidRPr="00000000">
        <w:rPr>
          <w:rFonts w:ascii="Arial" w:cs="Arial" w:eastAsia="Arial" w:hAnsi="Arial"/>
          <w:color w:val="000000"/>
          <w:sz w:val="22"/>
          <w:szCs w:val="22"/>
          <w:rtl w:val="0"/>
        </w:rPr>
        <w:t xml:space="preserve">Visite de la plantation et de l’usine de thé TAF (4 heures), unique à Madagascar. Dégustation de thé et visite de l’usine</w:t>
      </w:r>
    </w:p>
    <w:p w:rsidR="00000000" w:rsidDel="00000000" w:rsidP="00000000" w:rsidRDefault="00000000" w:rsidRPr="00000000" w14:paraId="00000090">
      <w:pPr>
        <w:numPr>
          <w:ilvl w:val="0"/>
          <w:numId w:val="18"/>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Balade dans les villages alentours (2 heures)</w:t>
      </w:r>
    </w:p>
    <w:p w:rsidR="00000000" w:rsidDel="00000000" w:rsidP="00000000" w:rsidRDefault="00000000" w:rsidRPr="00000000" w14:paraId="00000091">
      <w:pPr>
        <w:numPr>
          <w:ilvl w:val="0"/>
          <w:numId w:val="19"/>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Rencontre avec les artisans de Sahambavy  (broderie, vannerie…)</w:t>
      </w:r>
    </w:p>
    <w:p w:rsidR="00000000" w:rsidDel="00000000" w:rsidP="00000000" w:rsidRDefault="00000000" w:rsidRPr="00000000" w14:paraId="00000092">
      <w:pPr>
        <w:numPr>
          <w:ilvl w:val="0"/>
          <w:numId w:val="19"/>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Visite de la ferme et du potager de l’hôtel (Mamie Olga) véritable lieu de vie</w:t>
      </w:r>
    </w:p>
    <w:p w:rsidR="00000000" w:rsidDel="00000000" w:rsidP="00000000" w:rsidRDefault="00000000" w:rsidRPr="00000000" w14:paraId="00000093">
      <w:pPr>
        <w:numPr>
          <w:ilvl w:val="0"/>
          <w:numId w:val="6"/>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Canoë / pédalo sur le lac</w:t>
      </w:r>
    </w:p>
    <w:p w:rsidR="00000000" w:rsidDel="00000000" w:rsidP="00000000" w:rsidRDefault="00000000" w:rsidRPr="00000000" w14:paraId="00000094">
      <w:pPr>
        <w:numPr>
          <w:ilvl w:val="0"/>
          <w:numId w:val="6"/>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Baby foot</w:t>
      </w:r>
    </w:p>
    <w:p w:rsidR="00000000" w:rsidDel="00000000" w:rsidP="00000000" w:rsidRDefault="00000000" w:rsidRPr="00000000" w14:paraId="00000095">
      <w:pPr>
        <w:numPr>
          <w:ilvl w:val="0"/>
          <w:numId w:val="6"/>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Ping Pong</w:t>
      </w:r>
    </w:p>
    <w:p w:rsidR="00000000" w:rsidDel="00000000" w:rsidP="00000000" w:rsidRDefault="00000000" w:rsidRPr="00000000" w14:paraId="00000096">
      <w:pPr>
        <w:numPr>
          <w:ilvl w:val="0"/>
          <w:numId w:val="6"/>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Tennis</w:t>
      </w:r>
    </w:p>
    <w:p w:rsidR="00000000" w:rsidDel="00000000" w:rsidP="00000000" w:rsidRDefault="00000000" w:rsidRPr="00000000" w14:paraId="00000097">
      <w:pPr>
        <w:numPr>
          <w:ilvl w:val="0"/>
          <w:numId w:val="6"/>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Moments de relaxation ou de méditation au bord de la piscine</w:t>
      </w:r>
    </w:p>
    <w:p w:rsidR="00000000" w:rsidDel="00000000" w:rsidP="00000000" w:rsidRDefault="00000000" w:rsidRPr="00000000" w14:paraId="00000098">
      <w:pPr>
        <w:numPr>
          <w:ilvl w:val="0"/>
          <w:numId w:val="6"/>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Balades à vélo pour explorer les environs à votre rythme</w:t>
      </w:r>
    </w:p>
    <w:p w:rsidR="00000000" w:rsidDel="00000000" w:rsidP="00000000" w:rsidRDefault="00000000" w:rsidRPr="00000000" w14:paraId="00000099">
      <w:pPr>
        <w:numPr>
          <w:ilvl w:val="0"/>
          <w:numId w:val="6"/>
        </w:numPr>
        <w:spacing w:after="0" w:line="240" w:lineRule="auto"/>
        <w:ind w:left="720" w:hanging="360"/>
        <w:rPr>
          <w:color w:val="000000"/>
        </w:rPr>
      </w:pPr>
      <w:r w:rsidDel="00000000" w:rsidR="00000000" w:rsidRPr="00000000">
        <w:rPr>
          <w:rFonts w:ascii="Arial" w:cs="Arial" w:eastAsia="Arial" w:hAnsi="Arial"/>
          <w:color w:val="000000"/>
          <w:sz w:val="22"/>
          <w:szCs w:val="22"/>
          <w:rtl w:val="0"/>
        </w:rPr>
        <w:br w:type="textWrapping"/>
        <w:br w:type="textWrapping"/>
        <w:br w:type="textWrapping"/>
      </w:r>
    </w:p>
    <w:p w:rsidR="00000000" w:rsidDel="00000000" w:rsidP="00000000" w:rsidRDefault="00000000" w:rsidRPr="00000000" w14:paraId="0000009A">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highlight w:val="yellow"/>
          <w:rtl w:val="0"/>
        </w:rPr>
        <w:t xml:space="preserve">PISCINE EN ARDOISE À EAU SALÉE</w:t>
      </w:r>
      <w:r w:rsidDel="00000000" w:rsidR="00000000" w:rsidRPr="00000000">
        <w:rPr>
          <w:rtl w:val="0"/>
        </w:rPr>
      </w:r>
    </w:p>
    <w:p w:rsidR="00000000" w:rsidDel="00000000" w:rsidP="00000000" w:rsidRDefault="00000000" w:rsidRPr="00000000" w14:paraId="0000009B">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Profitez d’un moment de détente dans notre piscine en ardoise à eau salée (l’eau salée, douce pour la peau, procure une sensation de confort tout en limitant l’usage de produits chimiques, pour une expérience de baignade plus naturelle et agréable), harmonieusement intégrée à son environnement naturel et de son espace zen pour vous délasser et vous rafraîchir : des chaises longues vous attendent pour vos apéros et vos moments de détente.</w:t>
      </w:r>
      <w:r w:rsidDel="00000000" w:rsidR="00000000" w:rsidRPr="00000000">
        <w:rPr>
          <w:rtl w:val="0"/>
        </w:rPr>
      </w:r>
    </w:p>
    <w:p w:rsidR="00000000" w:rsidDel="00000000" w:rsidP="00000000" w:rsidRDefault="00000000" w:rsidRPr="00000000" w14:paraId="0000009C">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highlight w:val="yellow"/>
          <w:rtl w:val="0"/>
        </w:rPr>
        <w:t xml:space="preserve">MASSAGES &amp; BIEN-ÊTRE</w:t>
      </w:r>
      <w:r w:rsidDel="00000000" w:rsidR="00000000" w:rsidRPr="00000000">
        <w:rPr>
          <w:rtl w:val="0"/>
        </w:rPr>
      </w:r>
    </w:p>
    <w:p w:rsidR="00000000" w:rsidDel="00000000" w:rsidP="00000000" w:rsidRDefault="00000000" w:rsidRPr="00000000" w14:paraId="0000009D">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Offrez-vous un moment de pure détente grâce à nos massages relaxants. Dos, pieds ou corps entier… nos soins sont pensés pour apaiser les tensions, libérant le stress et revitalisant le corps comme l’esprit. Nos massages sont réalisés à partir de nos huiles maison au katrafay, Ravintsara, Romarin… pour une expérience olfactive et relaxante.</w:t>
      </w:r>
      <w:r w:rsidDel="00000000" w:rsidR="00000000" w:rsidRPr="00000000">
        <w:rPr>
          <w:rtl w:val="0"/>
        </w:rPr>
      </w:r>
    </w:p>
    <w:p w:rsidR="00000000" w:rsidDel="00000000" w:rsidP="00000000" w:rsidRDefault="00000000" w:rsidRPr="00000000" w14:paraId="0000009E">
      <w:pPr>
        <w:spacing w:after="240" w:before="240" w:line="240" w:lineRule="auto"/>
        <w:ind w:left="360" w:firstLine="0"/>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9F">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highlight w:val="yellow"/>
          <w:rtl w:val="0"/>
        </w:rPr>
        <w:t xml:space="preserve">PLANTATION DE THE DE SAHAMBAVY</w:t>
        <w:br w:type="textWrapping"/>
      </w:r>
      <w:r w:rsidDel="00000000" w:rsidR="00000000" w:rsidRPr="00000000">
        <w:rPr>
          <w:rFonts w:ascii="Arial" w:cs="Arial" w:eastAsia="Arial" w:hAnsi="Arial"/>
          <w:color w:val="000000"/>
          <w:sz w:val="22"/>
          <w:szCs w:val="22"/>
          <w:rtl w:val="0"/>
        </w:rPr>
        <w:t xml:space="preserve"> Si le thé est une boisson légendaire, alors son histoire doit commencer par une légende — et c’est bien le cas.</w:t>
        <w:br w:type="textWrapping"/>
        <w:t xml:space="preserve"> En tant que deuxième boisson la plus consommée au monde (après l’eau), le thé existe depuis longtemps pour avoir acquis une renommée mondiale. Alors, où tout a-t-il commencé ?</w:t>
      </w:r>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Remontons loin dans le temps, en 2737 av. J.-C. précisément : des feuilles d’un arbuste de </w:t>
      </w:r>
      <w:r w:rsidDel="00000000" w:rsidR="00000000" w:rsidRPr="00000000">
        <w:rPr>
          <w:rFonts w:ascii="Arial" w:cs="Arial" w:eastAsia="Arial" w:hAnsi="Arial"/>
          <w:i w:val="1"/>
          <w:iCs w:val="1"/>
          <w:color w:val="000000"/>
          <w:sz w:val="22"/>
          <w:szCs w:val="22"/>
          <w:rtl w:val="0"/>
        </w:rPr>
        <w:t xml:space="preserve">Camellia sinensis</w:t>
      </w:r>
      <w:r w:rsidDel="00000000" w:rsidR="00000000" w:rsidRPr="00000000">
        <w:rPr>
          <w:rFonts w:ascii="Arial" w:cs="Arial" w:eastAsia="Arial" w:hAnsi="Arial"/>
          <w:color w:val="000000"/>
          <w:sz w:val="22"/>
          <w:szCs w:val="22"/>
          <w:rtl w:val="0"/>
        </w:rPr>
        <w:t xml:space="preserve"> tombèrent accidentellement dans un chaudron d’eau bouillante appartenant à l’empereur chinois et herboriste Shen Nong. Impressionné par l’infusion obtenue, il adopta rapidement cette nouvelle boisson, qui devint un élément essentiel de la culture chinoise.</w:t>
      </w:r>
      <w:r w:rsidDel="00000000" w:rsidR="00000000" w:rsidRPr="00000000">
        <w:rPr>
          <w:rtl w:val="0"/>
        </w:rPr>
      </w:r>
    </w:p>
    <w:p w:rsidR="00000000" w:rsidDel="00000000" w:rsidP="00000000" w:rsidRDefault="00000000" w:rsidRPr="00000000" w14:paraId="000000A0">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Le thé est arrivé à Madagascar principalement grâce à la période coloniale française.À partir du début du XXe siècle, les autorités coloniales ont introduit la culture du thé sur les Hautes Terres malgaches afin de diversifier les productions agricoles. Des plants de théier (</w:t>
      </w:r>
      <w:r w:rsidDel="00000000" w:rsidR="00000000" w:rsidRPr="00000000">
        <w:rPr>
          <w:rFonts w:ascii="Arial" w:cs="Arial" w:eastAsia="Arial" w:hAnsi="Arial"/>
          <w:i w:val="1"/>
          <w:iCs w:val="1"/>
          <w:color w:val="000000"/>
          <w:sz w:val="22"/>
          <w:szCs w:val="22"/>
          <w:rtl w:val="0"/>
        </w:rPr>
        <w:t xml:space="preserve">Camellia sinensis</w:t>
      </w:r>
      <w:r w:rsidDel="00000000" w:rsidR="00000000" w:rsidRPr="00000000">
        <w:rPr>
          <w:rFonts w:ascii="Arial" w:cs="Arial" w:eastAsia="Arial" w:hAnsi="Arial"/>
          <w:color w:val="000000"/>
          <w:sz w:val="22"/>
          <w:szCs w:val="22"/>
          <w:rtl w:val="0"/>
        </w:rPr>
        <w:t xml:space="preserve">) ont été importés d’Asie (notamment de l’île de La Réunion et d’autres zones productrices) et acclimatés dans certaines régions au climat favorable, comme Sahambavy. Le nom signifie « champs des femmes » en malgache, soulignant le rôle clé des femmes dans la cueillette manuelle. Située près du Lac Hôtel Sahambavy, la plantation est une étape touristique incontournable. Une visite de l’usine est possible, réservation auprès de la réception de l’hôtel.</w:t>
      </w: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highlight w:val="yellow"/>
          <w:rtl w:val="0"/>
        </w:rPr>
        <w:t xml:space="preserve">CONTACTEZ NOUS</w:t>
      </w: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LOCALISATION</w:t>
      </w:r>
      <w:r w:rsidDel="00000000" w:rsidR="00000000" w:rsidRPr="00000000">
        <w:rPr>
          <w:rtl w:val="0"/>
        </w:rPr>
      </w:r>
    </w:p>
    <w:p w:rsidR="00000000" w:rsidDel="00000000" w:rsidP="00000000" w:rsidRDefault="00000000" w:rsidRPr="00000000" w14:paraId="000000A3">
      <w:pPr>
        <w:numPr>
          <w:ilvl w:val="0"/>
          <w:numId w:val="7"/>
        </w:numPr>
        <w:spacing w:after="0" w:before="240" w:line="240" w:lineRule="auto"/>
        <w:ind w:left="720" w:hanging="360"/>
        <w:rPr>
          <w:color w:val="000000"/>
        </w:rPr>
      </w:pPr>
      <w:r w:rsidDel="00000000" w:rsidR="00000000" w:rsidRPr="00000000">
        <w:rPr>
          <w:rFonts w:ascii="Arial" w:cs="Arial" w:eastAsia="Arial" w:hAnsi="Arial"/>
          <w:color w:val="000000"/>
          <w:sz w:val="22"/>
          <w:szCs w:val="22"/>
          <w:rtl w:val="0"/>
        </w:rPr>
        <w:t xml:space="preserve">Par train, il est à 2 minutes de la Gare Sahambavy (ligne reliant Fianarantsoa et Manakara),</w:t>
      </w:r>
    </w:p>
    <w:p w:rsidR="00000000" w:rsidDel="00000000" w:rsidP="00000000" w:rsidRDefault="00000000" w:rsidRPr="00000000" w14:paraId="000000A4">
      <w:pPr>
        <w:numPr>
          <w:ilvl w:val="0"/>
          <w:numId w:val="7"/>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Par route, il se trouve à 40 minutes du centre-ville de Fianarantsoa, et également accessible par la nationale 7 de Tananarive en bifurquant à gauche dans le village d’Ambalakely (station Shell)</w:t>
      </w:r>
    </w:p>
    <w:p w:rsidR="00000000" w:rsidDel="00000000" w:rsidP="00000000" w:rsidRDefault="00000000" w:rsidRPr="00000000" w14:paraId="000000A5">
      <w:pPr>
        <w:numPr>
          <w:ilvl w:val="0"/>
          <w:numId w:val="7"/>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Une navette payante de l’hôtel est disponible pour votre transport.</w:t>
      </w:r>
    </w:p>
    <w:p w:rsidR="00000000" w:rsidDel="00000000" w:rsidP="00000000" w:rsidRDefault="00000000" w:rsidRPr="00000000" w14:paraId="000000A6">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highlight w:val="yellow"/>
          <w:rtl w:val="0"/>
        </w:rPr>
        <w:t xml:space="preserve">LA BOUTIQUE</w:t>
      </w:r>
      <w:r w:rsidDel="00000000" w:rsidR="00000000" w:rsidRPr="00000000">
        <w:rPr>
          <w:rtl w:val="0"/>
        </w:rPr>
      </w:r>
    </w:p>
    <w:p w:rsidR="00000000" w:rsidDel="00000000" w:rsidP="00000000" w:rsidRDefault="00000000" w:rsidRPr="00000000" w14:paraId="000000A7">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Le Lac Hôtel valorise le savoir-faire des artisans de Sahambavy à travers une sélection de produits faits main. En choisissant l’artisanat local, on encourage le travail des femmes du village.</w:t>
      </w: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rPr>
      </w:pPr>
      <w:r w:rsidDel="00000000" w:rsidR="00000000" w:rsidRPr="00000000">
        <w:rPr>
          <w:rFonts w:ascii="Roboto" w:cs="Roboto" w:eastAsia="Roboto" w:hAnsi="Roboto"/>
          <w:color w:val="3d3d3d"/>
          <w:sz w:val="22"/>
          <w:szCs w:val="22"/>
          <w:highlight w:val="white"/>
          <w:rtl w:val="0"/>
        </w:rPr>
        <w:t xml:space="preserve">Retrouvez ces produits à la boutique artisanale de MAMI BIO SHOP</w:t>
      </w:r>
      <w:r w:rsidDel="00000000" w:rsidR="00000000" w:rsidRPr="00000000">
        <w:rPr>
          <w:rFonts w:ascii="Roboto" w:cs="Roboto" w:eastAsia="Roboto" w:hAnsi="Roboto"/>
          <w:b w:val="1"/>
          <w:bCs w:val="1"/>
          <w:color w:val="3d3d3d"/>
          <w:sz w:val="22"/>
          <w:szCs w:val="22"/>
          <w:highlight w:val="white"/>
          <w:rtl w:val="0"/>
        </w:rPr>
        <w:t xml:space="preserve">,</w:t>
      </w:r>
      <w:r w:rsidDel="00000000" w:rsidR="00000000" w:rsidRPr="00000000">
        <w:rPr>
          <w:rFonts w:ascii="Roboto" w:cs="Roboto" w:eastAsia="Roboto" w:hAnsi="Roboto"/>
          <w:color w:val="3d3d3d"/>
          <w:sz w:val="22"/>
          <w:szCs w:val="22"/>
          <w:highlight w:val="white"/>
          <w:rtl w:val="0"/>
        </w:rPr>
        <w:t xml:space="preserve"> une vraie vitrine de produits locaux de qualité (huiles essentielles, huiles de massages, les grades de thés de Sahambavy, savons Bio saponifiés à froid,</w:t>
      </w:r>
      <w:r w:rsidDel="00000000" w:rsidR="00000000" w:rsidRPr="00000000">
        <w:rPr>
          <w:rFonts w:ascii="Arial" w:cs="Arial" w:eastAsia="Arial" w:hAnsi="Arial"/>
          <w:color w:val="000000"/>
          <w:sz w:val="22"/>
          <w:szCs w:val="22"/>
          <w:rtl w:val="0"/>
        </w:rPr>
        <w:t xml:space="preserve"> broderies, petits paniers en roseaux du lac), qui témoignent de notre engagement envers </w:t>
      </w:r>
      <w:r w:rsidDel="00000000" w:rsidR="00000000" w:rsidRPr="00000000">
        <w:rPr>
          <w:rFonts w:ascii="Arial" w:cs="Arial" w:eastAsia="Arial" w:hAnsi="Arial"/>
          <w:b w:val="1"/>
          <w:bCs w:val="1"/>
          <w:color w:val="000000"/>
          <w:sz w:val="22"/>
          <w:szCs w:val="22"/>
          <w:rtl w:val="0"/>
        </w:rPr>
        <w:t xml:space="preserve">la préservation du savoir-faire artisanal et l’utilisation de matériaux naturels et durables</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A9">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highlight w:val="yellow"/>
          <w:rtl w:val="0"/>
        </w:rPr>
        <w:t xml:space="preserve">NOS JARDINS</w:t>
      </w:r>
      <w:r w:rsidDel="00000000" w:rsidR="00000000" w:rsidRPr="00000000">
        <w:rPr>
          <w:rtl w:val="0"/>
        </w:rPr>
      </w:r>
    </w:p>
    <w:p w:rsidR="00000000" w:rsidDel="00000000" w:rsidP="00000000" w:rsidRDefault="00000000" w:rsidRPr="00000000" w14:paraId="000000AA">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Le Jardin de notre hôtel est une véritable invitation à la découverte de la richesse végétale de Madagascar. Il met à l’honneur une grande diversité de fleurs, arbres du voyageur, orchidées, cactus, bonzai…. Parmi elles, les orchidées occupent une place privilégiée. Délicates et fascinantes, elles se déclinent en de nombreuses variétés aux formes et aux couleurs uniques, offrant un spectacle naturel raffiné au fil des saisons.</w:t>
      </w:r>
      <w:r w:rsidDel="00000000" w:rsidR="00000000" w:rsidRPr="00000000">
        <w:rPr>
          <w:rtl w:val="0"/>
        </w:rPr>
      </w:r>
    </w:p>
    <w:p w:rsidR="00000000" w:rsidDel="00000000" w:rsidP="00000000" w:rsidRDefault="00000000" w:rsidRPr="00000000" w14:paraId="000000AB">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Ce jardin, pensé dans le respect de l’environnement, est un espace de sérénité où nature et biodiversité se rencontrent, invitant chaque visiteur à une immersion sensorielle inoubliable.</w:t>
      </w: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32"/>
          <w:szCs w:val="32"/>
          <w:highlight w:val="yellow"/>
          <w:rtl w:val="0"/>
        </w:rPr>
        <w:t xml:space="preserve"> </w:t>
      </w: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32"/>
          <w:szCs w:val="32"/>
          <w:highlight w:val="yellow"/>
          <w:rtl w:val="0"/>
        </w:rPr>
        <w:t xml:space="preserve">ONGLET</w:t>
      </w: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32"/>
          <w:szCs w:val="32"/>
          <w:highlight w:val="yellow"/>
          <w:rtl w:val="0"/>
        </w:rPr>
        <w:t xml:space="preserve">NOS CIRCUITS</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32"/>
          <w:szCs w:val="32"/>
          <w:highlight w:val="yellow"/>
          <w:rtl w:val="0"/>
        </w:rPr>
        <w:t xml:space="preserve">Descente de la rivière Matsiatra</w:t>
      </w:r>
      <w:r w:rsidDel="00000000" w:rsidR="00000000" w:rsidRPr="00000000">
        <w:rPr>
          <w:rtl w:val="0"/>
        </w:rPr>
      </w:r>
    </w:p>
    <w:p w:rsidR="00000000" w:rsidDel="00000000" w:rsidP="00000000" w:rsidRDefault="00000000" w:rsidRPr="00000000" w14:paraId="000000B0">
      <w:pPr>
        <w:spacing w:after="0" w:line="240" w:lineRule="auto"/>
        <w:ind w:left="720" w:firstLine="0"/>
        <w:rPr>
          <w:rFonts w:ascii="Times New Roman" w:cs="Times New Roman" w:eastAsia="Times New Roman" w:hAnsi="Times New Roman"/>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tl w:val="0"/>
        </w:rPr>
      </w:r>
    </w:p>
    <w:p w:rsidR="00000000" w:rsidDel="00000000" w:rsidP="00000000" w:rsidRDefault="00000000" w:rsidRPr="00000000" w14:paraId="000000B1">
      <w:pPr>
        <w:numPr>
          <w:ilvl w:val="0"/>
          <w:numId w:val="8"/>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Partez pour une journée d'immersion au cœur du pays Betsileo. Cette balade en pirogue traditionnelle sur le fleuve Mahatsiatra, le troisième plus grand fleuve de Madagascar, vous permettra de découvrir la vie quotidienne des villageois et l'histoire des anciens royaumes de la région.</w:t>
      </w:r>
      <w:r w:rsidDel="00000000" w:rsidR="00000000" w:rsidRPr="00000000">
        <w:rPr>
          <w:rtl w:val="0"/>
        </w:rPr>
      </w:r>
    </w:p>
    <w:p w:rsidR="00000000" w:rsidDel="00000000" w:rsidP="00000000" w:rsidRDefault="00000000" w:rsidRPr="00000000" w14:paraId="000000B2">
      <w:pPr>
        <w:spacing w:after="0" w:line="240" w:lineRule="auto"/>
        <w:ind w:left="720" w:firstLine="0"/>
        <w:rPr>
          <w:rFonts w:ascii="Times New Roman" w:cs="Times New Roman" w:eastAsia="Times New Roman" w:hAnsi="Times New Roman"/>
        </w:rPr>
      </w:pPr>
      <w:r w:rsidDel="00000000" w:rsidR="00000000" w:rsidRPr="00000000">
        <w:rPr>
          <w:rFonts w:ascii="Arial" w:cs="Arial" w:eastAsia="Arial" w:hAnsi="Arial"/>
          <w:color w:val="000000"/>
          <w:sz w:val="32"/>
          <w:szCs w:val="32"/>
          <w:rtl w:val="0"/>
        </w:rPr>
        <w:t xml:space="preserve"> </w:t>
      </w:r>
      <w:r w:rsidDel="00000000" w:rsidR="00000000" w:rsidRPr="00000000">
        <w:rPr>
          <w:rtl w:val="0"/>
        </w:rPr>
      </w:r>
    </w:p>
    <w:p w:rsidR="00000000" w:rsidDel="00000000" w:rsidP="00000000" w:rsidRDefault="00000000" w:rsidRPr="00000000" w14:paraId="000000B3">
      <w:pPr>
        <w:numPr>
          <w:ilvl w:val="0"/>
          <w:numId w:val="9"/>
        </w:numPr>
        <w:spacing w:after="0" w:line="240" w:lineRule="auto"/>
        <w:ind w:left="720" w:hanging="360"/>
        <w:rPr>
          <w:color w:val="000000"/>
        </w:rPr>
      </w:pPr>
      <w:r w:rsidDel="00000000" w:rsidR="00000000" w:rsidRPr="00000000">
        <w:rPr>
          <w:rFonts w:ascii="Arial" w:cs="Arial" w:eastAsia="Arial" w:hAnsi="Arial"/>
          <w:b w:val="1"/>
          <w:bCs w:val="1"/>
          <w:color w:val="000000"/>
          <w:sz w:val="32"/>
          <w:szCs w:val="32"/>
          <w:rtl w:val="0"/>
        </w:rPr>
        <w:t xml:space="preserve">Au programme :</w:t>
      </w:r>
      <w:r w:rsidDel="00000000" w:rsidR="00000000" w:rsidRPr="00000000">
        <w:rPr>
          <w:rtl w:val="0"/>
        </w:rPr>
      </w:r>
    </w:p>
    <w:p w:rsidR="00000000" w:rsidDel="00000000" w:rsidP="00000000" w:rsidRDefault="00000000" w:rsidRPr="00000000" w14:paraId="000000B4">
      <w:pPr>
        <w:numPr>
          <w:ilvl w:val="0"/>
          <w:numId w:val="9"/>
        </w:numPr>
        <w:spacing w:after="0" w:line="240" w:lineRule="auto"/>
        <w:ind w:left="720" w:hanging="360"/>
        <w:rPr>
          <w:color w:val="000000"/>
        </w:rPr>
      </w:pPr>
      <w:r w:rsidDel="00000000" w:rsidR="00000000" w:rsidRPr="00000000">
        <w:rPr>
          <w:rFonts w:ascii="Arial" w:cs="Arial" w:eastAsia="Arial" w:hAnsi="Arial"/>
          <w:b w:val="1"/>
          <w:bCs w:val="1"/>
          <w:color w:val="000000"/>
          <w:sz w:val="32"/>
          <w:szCs w:val="32"/>
          <w:rtl w:val="0"/>
        </w:rPr>
        <w:t xml:space="preserve">Départ :</w:t>
      </w:r>
      <w:r w:rsidDel="00000000" w:rsidR="00000000" w:rsidRPr="00000000">
        <w:rPr>
          <w:rFonts w:ascii="Arial" w:cs="Arial" w:eastAsia="Arial" w:hAnsi="Arial"/>
          <w:color w:val="000000"/>
          <w:sz w:val="32"/>
          <w:szCs w:val="32"/>
          <w:rtl w:val="0"/>
        </w:rPr>
        <w:t xml:space="preserve"> Du Lac Hôtel pour rejoindre le village de Mahasoabe (45 kms).</w:t>
      </w:r>
      <w:r w:rsidDel="00000000" w:rsidR="00000000" w:rsidRPr="00000000">
        <w:rPr>
          <w:rtl w:val="0"/>
        </w:rPr>
      </w:r>
    </w:p>
    <w:p w:rsidR="00000000" w:rsidDel="00000000" w:rsidP="00000000" w:rsidRDefault="00000000" w:rsidRPr="00000000" w14:paraId="000000B5">
      <w:pPr>
        <w:numPr>
          <w:ilvl w:val="0"/>
          <w:numId w:val="9"/>
        </w:numPr>
        <w:spacing w:after="0" w:line="240" w:lineRule="auto"/>
        <w:ind w:left="720" w:hanging="360"/>
        <w:rPr>
          <w:color w:val="000000"/>
        </w:rPr>
      </w:pPr>
      <w:r w:rsidDel="00000000" w:rsidR="00000000" w:rsidRPr="00000000">
        <w:rPr>
          <w:rFonts w:ascii="Arial" w:cs="Arial" w:eastAsia="Arial" w:hAnsi="Arial"/>
          <w:b w:val="1"/>
          <w:bCs w:val="1"/>
          <w:color w:val="000000"/>
          <w:sz w:val="32"/>
          <w:szCs w:val="32"/>
          <w:rtl w:val="0"/>
        </w:rPr>
        <w:t xml:space="preserve">Navigation :</w:t>
      </w:r>
      <w:r w:rsidDel="00000000" w:rsidR="00000000" w:rsidRPr="00000000">
        <w:rPr>
          <w:rFonts w:ascii="Arial" w:cs="Arial" w:eastAsia="Arial" w:hAnsi="Arial"/>
          <w:color w:val="000000"/>
          <w:sz w:val="32"/>
          <w:szCs w:val="32"/>
          <w:rtl w:val="0"/>
        </w:rPr>
        <w:t xml:space="preserve"> 2 heures de descente au fil de l'eau, serpentant entre rizières en terrasse, montagnes de granit et maisons typiques « Betsileo ». Observation de la vie paysanne et des oiseaux.</w:t>
      </w:r>
      <w:r w:rsidDel="00000000" w:rsidR="00000000" w:rsidRPr="00000000">
        <w:rPr>
          <w:rtl w:val="0"/>
        </w:rPr>
      </w:r>
    </w:p>
    <w:p w:rsidR="00000000" w:rsidDel="00000000" w:rsidP="00000000" w:rsidRDefault="00000000" w:rsidRPr="00000000" w14:paraId="000000B6">
      <w:pPr>
        <w:numPr>
          <w:ilvl w:val="0"/>
          <w:numId w:val="9"/>
        </w:numPr>
        <w:spacing w:after="0" w:line="240" w:lineRule="auto"/>
        <w:ind w:left="720" w:hanging="360"/>
        <w:rPr>
          <w:color w:val="000000"/>
        </w:rPr>
      </w:pPr>
      <w:r w:rsidDel="00000000" w:rsidR="00000000" w:rsidRPr="00000000">
        <w:rPr>
          <w:rFonts w:ascii="Arial" w:cs="Arial" w:eastAsia="Arial" w:hAnsi="Arial"/>
          <w:b w:val="1"/>
          <w:bCs w:val="1"/>
          <w:color w:val="000000"/>
          <w:sz w:val="32"/>
          <w:szCs w:val="32"/>
          <w:rtl w:val="0"/>
        </w:rPr>
        <w:t xml:space="preserve">Déjeuner :</w:t>
      </w:r>
      <w:r w:rsidDel="00000000" w:rsidR="00000000" w:rsidRPr="00000000">
        <w:rPr>
          <w:rFonts w:ascii="Arial" w:cs="Arial" w:eastAsia="Arial" w:hAnsi="Arial"/>
          <w:color w:val="000000"/>
          <w:sz w:val="32"/>
          <w:szCs w:val="32"/>
          <w:rtl w:val="0"/>
        </w:rPr>
        <w:t xml:space="preserve"> Pique-nique au pied d'une cascade.</w:t>
      </w:r>
      <w:r w:rsidDel="00000000" w:rsidR="00000000" w:rsidRPr="00000000">
        <w:rPr>
          <w:rtl w:val="0"/>
        </w:rPr>
      </w:r>
    </w:p>
    <w:p w:rsidR="00000000" w:rsidDel="00000000" w:rsidP="00000000" w:rsidRDefault="00000000" w:rsidRPr="00000000" w14:paraId="000000B7">
      <w:pPr>
        <w:numPr>
          <w:ilvl w:val="0"/>
          <w:numId w:val="9"/>
        </w:numPr>
        <w:spacing w:after="0" w:line="240" w:lineRule="auto"/>
        <w:ind w:left="720" w:hanging="360"/>
        <w:rPr>
          <w:color w:val="000000"/>
        </w:rPr>
      </w:pPr>
      <w:r w:rsidDel="00000000" w:rsidR="00000000" w:rsidRPr="00000000">
        <w:rPr>
          <w:rFonts w:ascii="Arial" w:cs="Arial" w:eastAsia="Arial" w:hAnsi="Arial"/>
          <w:b w:val="1"/>
          <w:bCs w:val="1"/>
          <w:color w:val="000000"/>
          <w:sz w:val="32"/>
          <w:szCs w:val="32"/>
          <w:rtl w:val="0"/>
        </w:rPr>
        <w:t xml:space="preserve">Randonnée :</w:t>
      </w:r>
      <w:r w:rsidDel="00000000" w:rsidR="00000000" w:rsidRPr="00000000">
        <w:rPr>
          <w:rFonts w:ascii="Arial" w:cs="Arial" w:eastAsia="Arial" w:hAnsi="Arial"/>
          <w:color w:val="000000"/>
          <w:sz w:val="32"/>
          <w:szCs w:val="32"/>
          <w:rtl w:val="0"/>
        </w:rPr>
        <w:t xml:space="preserve"> 1 heure trente de marche à travers les villages, les rizières et les champs de thé.</w:t>
      </w:r>
      <w:r w:rsidDel="00000000" w:rsidR="00000000" w:rsidRPr="00000000">
        <w:rPr>
          <w:rtl w:val="0"/>
        </w:rPr>
      </w:r>
    </w:p>
    <w:p w:rsidR="00000000" w:rsidDel="00000000" w:rsidP="00000000" w:rsidRDefault="00000000" w:rsidRPr="00000000" w14:paraId="000000B8">
      <w:pPr>
        <w:numPr>
          <w:ilvl w:val="0"/>
          <w:numId w:val="9"/>
        </w:numPr>
        <w:spacing w:after="0" w:line="240" w:lineRule="auto"/>
        <w:ind w:left="720" w:hanging="360"/>
        <w:rPr>
          <w:color w:val="000000"/>
        </w:rPr>
      </w:pPr>
      <w:r w:rsidDel="00000000" w:rsidR="00000000" w:rsidRPr="00000000">
        <w:rPr>
          <w:rFonts w:ascii="Arial" w:cs="Arial" w:eastAsia="Arial" w:hAnsi="Arial"/>
          <w:b w:val="1"/>
          <w:bCs w:val="1"/>
          <w:color w:val="000000"/>
          <w:sz w:val="32"/>
          <w:szCs w:val="32"/>
          <w:rtl w:val="0"/>
        </w:rPr>
        <w:t xml:space="preserve">Inclus :</w:t>
      </w:r>
      <w:r w:rsidDel="00000000" w:rsidR="00000000" w:rsidRPr="00000000">
        <w:rPr>
          <w:rtl w:val="0"/>
        </w:rPr>
      </w:r>
    </w:p>
    <w:p w:rsidR="00000000" w:rsidDel="00000000" w:rsidP="00000000" w:rsidRDefault="00000000" w:rsidRPr="00000000" w14:paraId="000000B9">
      <w:pPr>
        <w:numPr>
          <w:ilvl w:val="0"/>
          <w:numId w:val="9"/>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Déjeuner pique-nique</w:t>
      </w:r>
      <w:r w:rsidDel="00000000" w:rsidR="00000000" w:rsidRPr="00000000">
        <w:rPr>
          <w:rtl w:val="0"/>
        </w:rPr>
      </w:r>
    </w:p>
    <w:p w:rsidR="00000000" w:rsidDel="00000000" w:rsidP="00000000" w:rsidRDefault="00000000" w:rsidRPr="00000000" w14:paraId="000000BA">
      <w:pPr>
        <w:numPr>
          <w:ilvl w:val="0"/>
          <w:numId w:val="9"/>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Pirogue et piroguier</w:t>
      </w:r>
      <w:r w:rsidDel="00000000" w:rsidR="00000000" w:rsidRPr="00000000">
        <w:rPr>
          <w:rtl w:val="0"/>
        </w:rPr>
      </w:r>
    </w:p>
    <w:p w:rsidR="00000000" w:rsidDel="00000000" w:rsidP="00000000" w:rsidRDefault="00000000" w:rsidRPr="00000000" w14:paraId="000000BB">
      <w:pPr>
        <w:numPr>
          <w:ilvl w:val="0"/>
          <w:numId w:val="9"/>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Guide accompagnateur</w:t>
      </w:r>
      <w:r w:rsidDel="00000000" w:rsidR="00000000" w:rsidRPr="00000000">
        <w:rPr>
          <w:rtl w:val="0"/>
        </w:rPr>
      </w:r>
    </w:p>
    <w:p w:rsidR="00000000" w:rsidDel="00000000" w:rsidP="00000000" w:rsidRDefault="00000000" w:rsidRPr="00000000" w14:paraId="000000BC">
      <w:pPr>
        <w:numPr>
          <w:ilvl w:val="0"/>
          <w:numId w:val="9"/>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Taxes villageoises</w:t>
      </w:r>
      <w:r w:rsidDel="00000000" w:rsidR="00000000" w:rsidRPr="00000000">
        <w:rPr>
          <w:rtl w:val="0"/>
        </w:rPr>
      </w:r>
    </w:p>
    <w:p w:rsidR="00000000" w:rsidDel="00000000" w:rsidP="00000000" w:rsidRDefault="00000000" w:rsidRPr="00000000" w14:paraId="000000BD">
      <w:pPr>
        <w:numPr>
          <w:ilvl w:val="0"/>
          <w:numId w:val="9"/>
        </w:numPr>
        <w:spacing w:after="0" w:line="240" w:lineRule="auto"/>
        <w:ind w:left="720" w:hanging="360"/>
        <w:rPr>
          <w:color w:val="000000"/>
        </w:rPr>
      </w:pPr>
      <w:r w:rsidDel="00000000" w:rsidR="00000000" w:rsidRPr="00000000">
        <w:rPr>
          <w:rFonts w:ascii="Arial" w:cs="Arial" w:eastAsia="Arial" w:hAnsi="Arial"/>
          <w:b w:val="1"/>
          <w:bCs w:val="1"/>
          <w:color w:val="000000"/>
          <w:sz w:val="32"/>
          <w:szCs w:val="32"/>
          <w:rtl w:val="0"/>
        </w:rPr>
        <w:t xml:space="preserve">Non inclus :</w:t>
      </w:r>
      <w:r w:rsidDel="00000000" w:rsidR="00000000" w:rsidRPr="00000000">
        <w:rPr>
          <w:rtl w:val="0"/>
        </w:rPr>
      </w:r>
    </w:p>
    <w:p w:rsidR="00000000" w:rsidDel="00000000" w:rsidP="00000000" w:rsidRDefault="00000000" w:rsidRPr="00000000" w14:paraId="000000BE">
      <w:pPr>
        <w:numPr>
          <w:ilvl w:val="0"/>
          <w:numId w:val="9"/>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Transport</w:t>
      </w:r>
      <w:r w:rsidDel="00000000" w:rsidR="00000000" w:rsidRPr="00000000">
        <w:rPr>
          <w:rtl w:val="0"/>
        </w:rPr>
      </w:r>
    </w:p>
    <w:p w:rsidR="00000000" w:rsidDel="00000000" w:rsidP="00000000" w:rsidRDefault="00000000" w:rsidRPr="00000000" w14:paraId="000000BF">
      <w:pPr>
        <w:numPr>
          <w:ilvl w:val="0"/>
          <w:numId w:val="9"/>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Boissons</w:t>
      </w:r>
      <w:r w:rsidDel="00000000" w:rsidR="00000000" w:rsidRPr="00000000">
        <w:rPr>
          <w:rtl w:val="0"/>
        </w:rPr>
      </w:r>
    </w:p>
    <w:p w:rsidR="00000000" w:rsidDel="00000000" w:rsidP="00000000" w:rsidRDefault="00000000" w:rsidRPr="00000000" w14:paraId="000000C0">
      <w:pPr>
        <w:numPr>
          <w:ilvl w:val="0"/>
          <w:numId w:val="9"/>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Activités non mentionnées au programme.</w:t>
      </w:r>
      <w:r w:rsidDel="00000000" w:rsidR="00000000" w:rsidRPr="00000000">
        <w:rPr>
          <w:rtl w:val="0"/>
        </w:rPr>
      </w:r>
    </w:p>
    <w:p w:rsidR="00000000" w:rsidDel="00000000" w:rsidP="00000000" w:rsidRDefault="00000000" w:rsidRPr="00000000" w14:paraId="000000C1">
      <w:pPr>
        <w:spacing w:after="0" w:line="240" w:lineRule="auto"/>
        <w:ind w:left="360" w:firstLine="0"/>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C2">
      <w:pPr>
        <w:spacing w:after="0" w:line="240" w:lineRule="auto"/>
        <w:ind w:left="360" w:firstLine="0"/>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highlight w:val="yellow"/>
          <w:rtl w:val="0"/>
        </w:rPr>
        <w:t xml:space="preserve">LOCATION PRIVATIVE DE LA DRAISINE</w:t>
      </w:r>
      <w:r w:rsidDel="00000000" w:rsidR="00000000" w:rsidRPr="00000000">
        <w:rPr>
          <w:rtl w:val="0"/>
        </w:rPr>
      </w:r>
    </w:p>
    <w:p w:rsidR="00000000" w:rsidDel="00000000" w:rsidP="00000000" w:rsidRDefault="00000000" w:rsidRPr="00000000" w14:paraId="000000C3">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Offrez-vous une expérience unique en louant une draisine en privatif pour parcourir les rails à votre rythme. Entre paysages spectaculaires et immersion totale dans la nature, ce moyen de transport insolite vous promet un moment inoubliable.</w:t>
      </w:r>
      <w:r w:rsidDel="00000000" w:rsidR="00000000" w:rsidRPr="00000000">
        <w:rPr>
          <w:rtl w:val="0"/>
        </w:rPr>
      </w:r>
    </w:p>
    <w:p w:rsidR="00000000" w:rsidDel="00000000" w:rsidP="00000000" w:rsidRDefault="00000000" w:rsidRPr="00000000" w14:paraId="000000C4">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Nous portons un projet de développement à Andrambovato (troisième gare après Sahambavy), visant à préserver le corridor de forêt primaire reliant le Parc national de Ranomafana au Parc national d’Andringitra. Une initiative qui s’inscrit dans notre volonté de contribuer activement à la protection de la biodiversité locale.</w:t>
      </w:r>
      <w:r w:rsidDel="00000000" w:rsidR="00000000" w:rsidRPr="00000000">
        <w:rPr>
          <w:rtl w:val="0"/>
        </w:rPr>
      </w:r>
    </w:p>
    <w:p w:rsidR="00000000" w:rsidDel="00000000" w:rsidP="00000000" w:rsidRDefault="00000000" w:rsidRPr="00000000" w14:paraId="000000C5">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rtl w:val="0"/>
        </w:rPr>
        <w:t xml:space="preserve">TRAJETS DISPONIBLES</w:t>
      </w:r>
      <w:r w:rsidDel="00000000" w:rsidR="00000000" w:rsidRPr="00000000">
        <w:rPr>
          <w:rtl w:val="0"/>
        </w:rPr>
      </w:r>
    </w:p>
    <w:p w:rsidR="00000000" w:rsidDel="00000000" w:rsidP="00000000" w:rsidRDefault="00000000" w:rsidRPr="00000000" w14:paraId="000000C6">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La draisine vous permet de découvrir la région à travers plusieurs itinéraires emblématiques au départ de Fianarantsoa ou Sahambavy (en face de l’hôtel) :</w:t>
      </w:r>
      <w:r w:rsidDel="00000000" w:rsidR="00000000" w:rsidRPr="00000000">
        <w:rPr>
          <w:rtl w:val="0"/>
        </w:rPr>
      </w:r>
    </w:p>
    <w:p w:rsidR="00000000" w:rsidDel="00000000" w:rsidP="00000000" w:rsidRDefault="00000000" w:rsidRPr="00000000" w14:paraId="000000C7">
      <w:pPr>
        <w:numPr>
          <w:ilvl w:val="0"/>
          <w:numId w:val="10"/>
        </w:numPr>
        <w:spacing w:after="0" w:before="240" w:line="240" w:lineRule="auto"/>
        <w:ind w:left="720" w:hanging="360"/>
        <w:rPr>
          <w:color w:val="000000"/>
        </w:rPr>
      </w:pPr>
      <w:r w:rsidDel="00000000" w:rsidR="00000000" w:rsidRPr="00000000">
        <w:rPr>
          <w:rFonts w:ascii="Arial" w:cs="Arial" w:eastAsia="Arial" w:hAnsi="Arial"/>
          <w:color w:val="000000"/>
          <w:sz w:val="22"/>
          <w:szCs w:val="22"/>
          <w:rtl w:val="0"/>
        </w:rPr>
        <w:t xml:space="preserve">Sahambavy – Andrambovato</w:t>
      </w:r>
    </w:p>
    <w:p w:rsidR="00000000" w:rsidDel="00000000" w:rsidP="00000000" w:rsidRDefault="00000000" w:rsidRPr="00000000" w14:paraId="000000C8">
      <w:pPr>
        <w:numPr>
          <w:ilvl w:val="0"/>
          <w:numId w:val="10"/>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Sahambavy – Manapatrana</w:t>
      </w:r>
    </w:p>
    <w:p w:rsidR="00000000" w:rsidDel="00000000" w:rsidP="00000000" w:rsidRDefault="00000000" w:rsidRPr="00000000" w14:paraId="000000C9">
      <w:pPr>
        <w:numPr>
          <w:ilvl w:val="0"/>
          <w:numId w:val="10"/>
        </w:numPr>
        <w:spacing w:after="0" w:line="240" w:lineRule="auto"/>
        <w:ind w:left="720" w:hanging="360"/>
        <w:rPr>
          <w:color w:val="000000"/>
        </w:rPr>
      </w:pPr>
      <w:r w:rsidDel="00000000" w:rsidR="00000000" w:rsidRPr="00000000">
        <w:rPr>
          <w:rFonts w:ascii="Arial" w:cs="Arial" w:eastAsia="Arial" w:hAnsi="Arial"/>
          <w:color w:val="000000"/>
          <w:sz w:val="22"/>
          <w:szCs w:val="22"/>
          <w:rtl w:val="0"/>
        </w:rPr>
        <w:t xml:space="preserve">Sahambavy – Manakara</w:t>
      </w:r>
    </w:p>
    <w:p w:rsidR="00000000" w:rsidDel="00000000" w:rsidP="00000000" w:rsidRDefault="00000000" w:rsidRPr="00000000" w14:paraId="000000CA">
      <w:pPr>
        <w:spacing w:after="240" w:before="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Chaque trajet offre une immersion unique au cœur des paysages malgaches, entre nature préservée, villages authentiques et panoramas spectaculaires.</w:t>
      </w:r>
      <w:r w:rsidDel="00000000" w:rsidR="00000000" w:rsidRPr="00000000">
        <w:rPr>
          <w:rtl w:val="0"/>
        </w:rPr>
      </w:r>
    </w:p>
    <w:p w:rsidR="00000000" w:rsidDel="00000000" w:rsidP="00000000" w:rsidRDefault="00000000" w:rsidRPr="00000000" w14:paraId="000000CB">
      <w:pPr>
        <w:spacing w:after="0" w:line="240" w:lineRule="auto"/>
        <w:ind w:left="720" w:firstLine="0"/>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Pour toute information complémentaire et les tarifs, veuillez écrire au booking@lachotel.com. Notre équipe se fera un plaisir de vous répondre et d’organiser votre expérience.</w:t>
      </w:r>
      <w:r w:rsidDel="00000000" w:rsidR="00000000" w:rsidRPr="00000000">
        <w:rPr>
          <w:rtl w:val="0"/>
        </w:rPr>
      </w:r>
    </w:p>
    <w:p w:rsidR="00000000" w:rsidDel="00000000" w:rsidP="00000000" w:rsidRDefault="00000000" w:rsidRPr="00000000" w14:paraId="000000CC">
      <w:pPr>
        <w:spacing w:after="0" w:line="240" w:lineRule="auto"/>
        <w:ind w:left="720" w:firstLine="0"/>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CD">
      <w:pPr>
        <w:spacing w:after="0" w:line="240" w:lineRule="auto"/>
        <w:ind w:left="720" w:firstLine="0"/>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CE">
      <w:pPr>
        <w:spacing w:after="0" w:line="240" w:lineRule="auto"/>
        <w:ind w:left="360" w:firstLine="0"/>
        <w:rPr>
          <w:rFonts w:ascii="Times New Roman" w:cs="Times New Roman" w:eastAsia="Times New Roman" w:hAnsi="Times New Roman"/>
        </w:rPr>
      </w:pPr>
      <w:r w:rsidDel="00000000" w:rsidR="00000000" w:rsidRPr="00000000">
        <w:rPr>
          <w:rFonts w:ascii="Arial" w:cs="Arial" w:eastAsia="Arial" w:hAnsi="Arial"/>
          <w:b w:val="1"/>
          <w:bCs w:val="1"/>
          <w:color w:val="000000"/>
          <w:sz w:val="22"/>
          <w:szCs w:val="22"/>
          <w:highlight w:val="yellow"/>
          <w:rtl w:val="0"/>
        </w:rPr>
        <w:t xml:space="preserve">NOTRE PERSONNEL</w:t>
      </w:r>
      <w:r w:rsidDel="00000000" w:rsidR="00000000" w:rsidRPr="00000000">
        <w:rPr>
          <w:rtl w:val="0"/>
        </w:rPr>
      </w:r>
    </w:p>
    <w:p w:rsidR="00000000" w:rsidDel="00000000" w:rsidP="00000000" w:rsidRDefault="00000000" w:rsidRPr="00000000" w14:paraId="000000CF">
      <w:pPr>
        <w:spacing w:after="0" w:line="240" w:lineRule="auto"/>
        <w:ind w:left="720" w:firstLine="0"/>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Notre équipe est composée majoritairement de jeunes issus du village ou des villages environnants, que nous accompagnons et formons au quotidien. Cette démarche permet à chacun de développer ses compétences et de s’épanouir professionnellement. Bien que le français ne soit pas leur langue principale, ils comprennent vos besoins et mettent tout leur cœur à vous offrir un accueil chaleureux et respecteux. À travers cet engagement, nous contribuons activement à une démarche responsable et solidaire, en valorisant l’emploi local et le partage des savoir-faire.</w:t>
      </w:r>
      <w:r w:rsidDel="00000000" w:rsidR="00000000" w:rsidRPr="00000000">
        <w:rPr>
          <w:rtl w:val="0"/>
        </w:rPr>
      </w:r>
    </w:p>
    <w:p w:rsidR="00000000" w:rsidDel="00000000" w:rsidP="00000000" w:rsidRDefault="00000000" w:rsidRPr="00000000" w14:paraId="000000D0">
      <w:pPr>
        <w:spacing w:after="0" w:line="240" w:lineRule="auto"/>
        <w:ind w:left="720" w:firstLine="0"/>
        <w:jc w:val="both"/>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D1">
      <w:pPr>
        <w:rPr>
          <w:sz w:val="32"/>
          <w:szCs w:val="32"/>
        </w:rPr>
      </w:pPr>
      <w:r w:rsidDel="00000000" w:rsidR="00000000" w:rsidRPr="00000000">
        <w:rPr>
          <w:sz w:val="32"/>
          <w:szCs w:val="32"/>
          <w:rtl w:val="0"/>
        </w:rPr>
        <w:t xml:space="preserve">XXXXXXXX ENGLISH</w:t>
      </w:r>
    </w:p>
    <w:tbl>
      <w:tblPr>
        <w:tblStyle w:val="Table4"/>
        <w:tblW w:w="9056.0" w:type="dxa"/>
        <w:jc w:val="left"/>
        <w:tblLayout w:type="fixed"/>
        <w:tblLook w:val="0400"/>
      </w:tblPr>
      <w:tblGrid>
        <w:gridCol w:w="2734"/>
        <w:gridCol w:w="6033"/>
        <w:gridCol w:w="289"/>
        <w:tblGridChange w:id="0">
          <w:tblGrid>
            <w:gridCol w:w="2734"/>
            <w:gridCol w:w="6033"/>
            <w:gridCol w:w="289"/>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2">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Accueil / Home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3">
            <w:pPr>
              <w:spacing w:after="0" w:line="24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BIENVENUE</w:t>
            </w:r>
          </w:p>
          <w:p w:rsidR="00000000" w:rsidDel="00000000" w:rsidP="00000000" w:rsidRDefault="00000000" w:rsidRPr="00000000" w14:paraId="000000D4">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ee0000"/>
                <w:sz w:val="32"/>
                <w:szCs w:val="32"/>
                <w:rtl w:val="0"/>
              </w:rPr>
              <w:t xml:space="preserve">WELCOME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5">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6">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Le LAC HOTEL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7">
            <w:pPr>
              <w:numPr>
                <w:ilvl w:val="0"/>
                <w:numId w:val="5"/>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NOTRE PHILOSOPHIE </w:t>
            </w:r>
            <w:r w:rsidDel="00000000" w:rsidR="00000000" w:rsidRPr="00000000">
              <w:rPr>
                <w:rFonts w:ascii="Arial" w:cs="Arial" w:eastAsia="Arial" w:hAnsi="Arial"/>
                <w:color w:val="ee0000"/>
                <w:sz w:val="32"/>
                <w:szCs w:val="32"/>
                <w:rtl w:val="0"/>
              </w:rPr>
              <w:t xml:space="preserve">OUR PHILOSOPHY</w:t>
            </w:r>
            <w:r w:rsidDel="00000000" w:rsidR="00000000" w:rsidRPr="00000000">
              <w:rPr>
                <w:rtl w:val="0"/>
              </w:rPr>
            </w:r>
          </w:p>
          <w:p w:rsidR="00000000" w:rsidDel="00000000" w:rsidP="00000000" w:rsidRDefault="00000000" w:rsidRPr="00000000" w14:paraId="000000D8">
            <w:pPr>
              <w:numPr>
                <w:ilvl w:val="0"/>
                <w:numId w:val="5"/>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La petite histoire  </w:t>
            </w:r>
            <w:r w:rsidDel="00000000" w:rsidR="00000000" w:rsidRPr="00000000">
              <w:rPr>
                <w:rFonts w:ascii="Arial" w:cs="Arial" w:eastAsia="Arial" w:hAnsi="Arial"/>
                <w:color w:val="ee0000"/>
                <w:sz w:val="32"/>
                <w:szCs w:val="32"/>
                <w:rtl w:val="0"/>
              </w:rPr>
              <w:t xml:space="preserve">A little History</w:t>
            </w:r>
            <w:r w:rsidDel="00000000" w:rsidR="00000000" w:rsidRPr="00000000">
              <w:rPr>
                <w:rtl w:val="0"/>
              </w:rPr>
            </w:r>
          </w:p>
          <w:p w:rsidR="00000000" w:rsidDel="00000000" w:rsidP="00000000" w:rsidRDefault="00000000" w:rsidRPr="00000000" w14:paraId="000000D9">
            <w:pPr>
              <w:numPr>
                <w:ilvl w:val="0"/>
                <w:numId w:val="5"/>
              </w:numPr>
              <w:spacing w:after="0" w:line="240" w:lineRule="auto"/>
              <w:ind w:left="720" w:hanging="360"/>
              <w:rPr>
                <w:color w:val="ee0000"/>
              </w:rPr>
            </w:pPr>
            <w:r w:rsidDel="00000000" w:rsidR="00000000" w:rsidRPr="00000000">
              <w:rPr>
                <w:rFonts w:ascii="Arial" w:cs="Arial" w:eastAsia="Arial" w:hAnsi="Arial"/>
                <w:color w:val="000000"/>
                <w:sz w:val="32"/>
                <w:szCs w:val="32"/>
                <w:rtl w:val="0"/>
              </w:rPr>
              <w:t xml:space="preserve">RSE et développement durable </w:t>
            </w:r>
            <w:r w:rsidDel="00000000" w:rsidR="00000000" w:rsidRPr="00000000">
              <w:rPr>
                <w:rFonts w:ascii="Arial" w:cs="Arial" w:eastAsia="Arial" w:hAnsi="Arial"/>
                <w:color w:val="ee0000"/>
                <w:sz w:val="32"/>
                <w:szCs w:val="32"/>
                <w:rtl w:val="0"/>
              </w:rPr>
              <w:t xml:space="preserve">CSR and Sustainable development</w:t>
            </w:r>
          </w:p>
          <w:p w:rsidR="00000000" w:rsidDel="00000000" w:rsidP="00000000" w:rsidRDefault="00000000" w:rsidRPr="00000000" w14:paraId="000000DA">
            <w:pPr>
              <w:numPr>
                <w:ilvl w:val="0"/>
                <w:numId w:val="5"/>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L’équipe </w:t>
            </w:r>
            <w:r w:rsidDel="00000000" w:rsidR="00000000" w:rsidRPr="00000000">
              <w:rPr>
                <w:rFonts w:ascii="Arial" w:cs="Arial" w:eastAsia="Arial" w:hAnsi="Arial"/>
                <w:color w:val="ee0000"/>
                <w:sz w:val="32"/>
                <w:szCs w:val="32"/>
                <w:rtl w:val="0"/>
              </w:rPr>
              <w:t xml:space="preserve">The Team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 </w:t>
            </w:r>
            <w:r w:rsidDel="00000000" w:rsidR="00000000" w:rsidRPr="00000000">
              <w:rPr>
                <w:rtl w:val="0"/>
              </w:rPr>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 </w:t>
            </w:r>
            <w:r w:rsidDel="00000000" w:rsidR="00000000" w:rsidRPr="00000000">
              <w:rPr>
                <w:rtl w:val="0"/>
              </w:rPr>
            </w:r>
          </w:p>
          <w:p w:rsidR="00000000" w:rsidDel="00000000" w:rsidP="00000000" w:rsidRDefault="00000000" w:rsidRPr="00000000" w14:paraId="000000DD">
            <w:pPr>
              <w:spacing w:after="0" w:line="24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Hébergements</w:t>
            </w:r>
          </w:p>
          <w:p w:rsidR="00000000" w:rsidDel="00000000" w:rsidP="00000000" w:rsidRDefault="00000000" w:rsidRPr="00000000" w14:paraId="000000DE">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ee0000"/>
                <w:sz w:val="32"/>
                <w:szCs w:val="32"/>
                <w:rtl w:val="0"/>
              </w:rPr>
              <w:t xml:space="preserve">Lodging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F">
            <w:pPr>
              <w:numPr>
                <w:ilvl w:val="0"/>
                <w:numId w:val="12"/>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Pilotis Nuptial </w:t>
            </w:r>
            <w:r w:rsidDel="00000000" w:rsidR="00000000" w:rsidRPr="00000000">
              <w:rPr>
                <w:rFonts w:ascii="Arial" w:cs="Arial" w:eastAsia="Arial" w:hAnsi="Arial"/>
                <w:color w:val="ee0000"/>
                <w:sz w:val="32"/>
                <w:szCs w:val="32"/>
                <w:rtl w:val="0"/>
              </w:rPr>
              <w:t xml:space="preserve">nuptial on stilts</w:t>
            </w:r>
            <w:r w:rsidDel="00000000" w:rsidR="00000000" w:rsidRPr="00000000">
              <w:rPr>
                <w:rtl w:val="0"/>
              </w:rPr>
            </w:r>
          </w:p>
          <w:p w:rsidR="00000000" w:rsidDel="00000000" w:rsidP="00000000" w:rsidRDefault="00000000" w:rsidRPr="00000000" w14:paraId="000000E0">
            <w:pPr>
              <w:numPr>
                <w:ilvl w:val="0"/>
                <w:numId w:val="12"/>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Superior Lake View Room</w:t>
            </w:r>
          </w:p>
          <w:p w:rsidR="00000000" w:rsidDel="00000000" w:rsidP="00000000" w:rsidRDefault="00000000" w:rsidRPr="00000000" w14:paraId="000000E1">
            <w:pPr>
              <w:numPr>
                <w:ilvl w:val="0"/>
                <w:numId w:val="12"/>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Bungalow standard </w:t>
            </w:r>
            <w:r w:rsidDel="00000000" w:rsidR="00000000" w:rsidRPr="00000000">
              <w:rPr>
                <w:rFonts w:ascii="Arial" w:cs="Arial" w:eastAsia="Arial" w:hAnsi="Arial"/>
                <w:color w:val="ee0000"/>
                <w:sz w:val="32"/>
                <w:szCs w:val="32"/>
                <w:rtl w:val="0"/>
              </w:rPr>
              <w:t xml:space="preserve">Standard Room</w:t>
            </w:r>
            <w:r w:rsidDel="00000000" w:rsidR="00000000" w:rsidRPr="00000000">
              <w:rPr>
                <w:rtl w:val="0"/>
              </w:rPr>
            </w:r>
          </w:p>
          <w:p w:rsidR="00000000" w:rsidDel="00000000" w:rsidP="00000000" w:rsidRDefault="00000000" w:rsidRPr="00000000" w14:paraId="000000E2">
            <w:pPr>
              <w:numPr>
                <w:ilvl w:val="0"/>
                <w:numId w:val="12"/>
              </w:numPr>
              <w:spacing w:after="0" w:line="240" w:lineRule="auto"/>
              <w:ind w:left="720" w:hanging="360"/>
              <w:rPr>
                <w:color w:val="ee0000"/>
              </w:rPr>
            </w:pPr>
            <w:r w:rsidDel="00000000" w:rsidR="00000000" w:rsidRPr="00000000">
              <w:rPr>
                <w:rFonts w:ascii="Arial" w:cs="Arial" w:eastAsia="Arial" w:hAnsi="Arial"/>
                <w:color w:val="000000"/>
                <w:sz w:val="32"/>
                <w:szCs w:val="32"/>
                <w:rtl w:val="0"/>
              </w:rPr>
              <w:t xml:space="preserve">Wagon Nuptial </w:t>
            </w:r>
            <w:r w:rsidDel="00000000" w:rsidR="00000000" w:rsidRPr="00000000">
              <w:rPr>
                <w:rFonts w:ascii="Arial" w:cs="Arial" w:eastAsia="Arial" w:hAnsi="Arial"/>
                <w:color w:val="ee0000"/>
                <w:sz w:val="32"/>
                <w:szCs w:val="32"/>
                <w:rtl w:val="0"/>
              </w:rPr>
              <w:t xml:space="preserve">Honeymoon Railway Carriage</w:t>
            </w:r>
          </w:p>
          <w:p w:rsidR="00000000" w:rsidDel="00000000" w:rsidP="00000000" w:rsidRDefault="00000000" w:rsidRPr="00000000" w14:paraId="000000E3">
            <w:pPr>
              <w:numPr>
                <w:ilvl w:val="0"/>
                <w:numId w:val="12"/>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Bungalow Tarzan sur arbre </w:t>
            </w:r>
            <w:r w:rsidDel="00000000" w:rsidR="00000000" w:rsidRPr="00000000">
              <w:rPr>
                <w:rFonts w:ascii="Arial" w:cs="Arial" w:eastAsia="Arial" w:hAnsi="Arial"/>
                <w:color w:val="ee0000"/>
                <w:sz w:val="32"/>
                <w:szCs w:val="32"/>
                <w:rtl w:val="0"/>
              </w:rPr>
              <w:t xml:space="preserve">Tree House Bungalow</w:t>
            </w:r>
            <w:r w:rsidDel="00000000" w:rsidR="00000000" w:rsidRPr="00000000">
              <w:rPr>
                <w:rtl w:val="0"/>
              </w:rPr>
            </w:r>
          </w:p>
          <w:p w:rsidR="00000000" w:rsidDel="00000000" w:rsidP="00000000" w:rsidRDefault="00000000" w:rsidRPr="00000000" w14:paraId="000000E4">
            <w:pPr>
              <w:numPr>
                <w:ilvl w:val="0"/>
                <w:numId w:val="12"/>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Bungalow traditionnel Extension « le Repos » </w:t>
            </w:r>
            <w:r w:rsidDel="00000000" w:rsidR="00000000" w:rsidRPr="00000000">
              <w:rPr>
                <w:rFonts w:ascii="Arial" w:cs="Arial" w:eastAsia="Arial" w:hAnsi="Arial"/>
                <w:color w:val="ee0000"/>
                <w:sz w:val="32"/>
                <w:szCs w:val="32"/>
                <w:rtl w:val="0"/>
              </w:rPr>
              <w:t xml:space="preserve">Traditional Bungalow </w:t>
            </w:r>
            <w:sdt>
              <w:sdtPr>
                <w:id w:val="-915101272"/>
                <w:tag w:val="goog_rdk_0"/>
              </w:sdtPr>
              <w:sdtContent>
                <w:del w:author="Jennifer Manzanillo" w:id="0" w:date="2026-07-30T12:39:34Z"/>
                <w:sdt>
                  <w:sdtPr>
                    <w:id w:val="804430419"/>
                    <w:tag w:val="goog_rdk_1"/>
                  </w:sdtPr>
                  <w:sdtContent>
                    <w:commentRangeStart w:id="0"/>
                  </w:sdtContent>
                </w:sdt>
                <w:del w:author="Jennifer Manzanillo" w:id="0" w:date="2026-07-30T12:39:34Z">
                  <w:r w:rsidDel="00000000" w:rsidR="00000000" w:rsidRPr="00000000">
                    <w:rPr>
                      <w:rFonts w:ascii="Arial" w:cs="Arial" w:eastAsia="Arial" w:hAnsi="Arial"/>
                      <w:color w:val="ee0000"/>
                      <w:sz w:val="32"/>
                      <w:szCs w:val="32"/>
                      <w:rtl w:val="0"/>
                    </w:rPr>
                    <w:delText xml:space="preserve">Le Repos Annex</w:delText>
                  </w:r>
                </w:del>
              </w:sdtContent>
            </w:sdt>
            <w:sdt>
              <w:sdtPr>
                <w:id w:val="-15403728"/>
                <w:tag w:val="goog_rdk_2"/>
              </w:sdtPr>
              <w:sdtContent>
                <w:ins w:author="Jennifer Manzanillo" w:id="0" w:date="2026-07-30T12:39:34Z">
                  <w:commentRangeEnd w:id="0"/>
                  <w:r w:rsidDel="00000000" w:rsidR="00000000" w:rsidRPr="00000000">
                    <w:commentReference w:id="0"/>
                  </w:r>
                </w:ins>
                <w:sdt>
                  <w:sdtPr>
                    <w:id w:val="891726663"/>
                    <w:tag w:val="goog_rdk_3"/>
                  </w:sdtPr>
                  <w:sdtContent>
                    <w:ins w:author="Jennifer Manzanillo" w:id="0" w:date="2026-07-30T12:39:34Z">
                      <w:r w:rsidDel="00000000" w:rsidR="00000000" w:rsidRPr="00000000">
                        <w:rPr>
                          <w:rFonts w:ascii="Arial" w:cs="Arial" w:eastAsia="Arial" w:hAnsi="Arial"/>
                          <w:b w:val="1"/>
                          <w:bCs w:val="1"/>
                          <w:color w:val="ee0000"/>
                          <w:sz w:val="32"/>
                          <w:szCs w:val="32"/>
                          <w:rtl w:val="0"/>
                          <w:rPrChange w:author="Jennifer Manzanillo" w:id="1" w:date="2026-07-30T12:39:34Z">
                            <w:rPr>
                              <w:rFonts w:ascii="Arial" w:cs="Arial" w:eastAsia="Arial" w:hAnsi="Arial"/>
                              <w:color w:val="ee0000"/>
                              <w:sz w:val="32"/>
                              <w:szCs w:val="32"/>
                            </w:rPr>
                          </w:rPrChange>
                        </w:rPr>
                        <w:t xml:space="preserve">Le Repos - Guest House</w:t>
                      </w:r>
                    </w:ins>
                  </w:sdtContent>
                </w:sdt>
                <w:ins w:author="Jennifer Manzanillo" w:id="0" w:date="2026-07-30T12:39:34Z">
                  <w:r w:rsidDel="00000000" w:rsidR="00000000" w:rsidRPr="00000000">
                    <w:rPr>
                      <w:rFonts w:ascii="Arial" w:cs="Arial" w:eastAsia="Arial" w:hAnsi="Arial"/>
                      <w:color w:val="ee0000"/>
                      <w:sz w:val="32"/>
                      <w:szCs w:val="32"/>
                      <w:rtl w:val="0"/>
                    </w:rPr>
                    <w:t xml:space="preserve"> </w:t>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 </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RESTAURANT &amp; 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 </w:t>
            </w:r>
            <w:r w:rsidDel="00000000" w:rsidR="00000000" w:rsidRPr="00000000">
              <w:rPr>
                <w:rtl w:val="0"/>
              </w:rPr>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highlight w:val="yellow"/>
                <w:rtl w:val="0"/>
              </w:rPr>
              <w:t xml:space="preserve">EXPÉRIENCES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A">
            <w:pPr>
              <w:numPr>
                <w:ilvl w:val="0"/>
                <w:numId w:val="13"/>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Loisirs (pédalos, tennis, canoe, tour du lac, piscine, ping pong, baby foot, vélo) </w:t>
            </w:r>
            <w:sdt>
              <w:sdtPr>
                <w:id w:val="-961292024"/>
                <w:tag w:val="goog_rdk_4"/>
              </w:sdtPr>
              <w:sdtContent>
                <w:ins w:author="Jennifer Manzanillo" w:id="2" w:date="2026-07-30T12:41:10Z">
                  <w:r w:rsidDel="00000000" w:rsidR="00000000" w:rsidRPr="00000000">
                    <w:rPr>
                      <w:rFonts w:ascii="Arial" w:cs="Arial" w:eastAsia="Arial" w:hAnsi="Arial"/>
                      <w:color w:val="000000"/>
                      <w:sz w:val="32"/>
                      <w:szCs w:val="32"/>
                      <w:rtl w:val="0"/>
                    </w:rPr>
                    <w:t xml:space="preserve">Leisure and </w:t>
                  </w:r>
                </w:ins>
              </w:sdtContent>
            </w:sdt>
            <w:r w:rsidDel="00000000" w:rsidR="00000000" w:rsidRPr="00000000">
              <w:rPr>
                <w:rFonts w:ascii="Arial" w:cs="Arial" w:eastAsia="Arial" w:hAnsi="Arial"/>
                <w:color w:val="ee0000"/>
                <w:sz w:val="32"/>
                <w:szCs w:val="32"/>
                <w:rtl w:val="0"/>
              </w:rPr>
              <w:t xml:space="preserve">Activities (</w:t>
            </w:r>
            <w:sdt>
              <w:sdtPr>
                <w:id w:val="-1402494431"/>
                <w:tag w:val="goog_rdk_5"/>
              </w:sdtPr>
              <w:sdtContent>
                <w:ins w:author="Jennifer Manzanillo" w:id="3" w:date="2026-07-30T12:41:24Z">
                  <w:r w:rsidDel="00000000" w:rsidR="00000000" w:rsidRPr="00000000">
                    <w:rPr>
                      <w:rFonts w:ascii="Arial" w:cs="Arial" w:eastAsia="Arial" w:hAnsi="Arial"/>
                      <w:color w:val="ee0000"/>
                      <w:sz w:val="32"/>
                      <w:szCs w:val="32"/>
                      <w:rtl w:val="0"/>
                    </w:rPr>
                    <w:t xml:space="preserve">pedal boats</w:t>
                  </w:r>
                </w:ins>
              </w:sdtContent>
            </w:sdt>
            <w:sdt>
              <w:sdtPr>
                <w:id w:val="-1951053988"/>
                <w:tag w:val="goog_rdk_6"/>
              </w:sdtPr>
              <w:sdtContent>
                <w:del w:author="Jennifer Manzanillo" w:id="3" w:date="2026-07-30T12:41:24Z">
                  <w:r w:rsidDel="00000000" w:rsidR="00000000" w:rsidRPr="00000000">
                    <w:rPr>
                      <w:rFonts w:ascii="Arial" w:cs="Arial" w:eastAsia="Arial" w:hAnsi="Arial"/>
                      <w:color w:val="ee0000"/>
                      <w:sz w:val="32"/>
                      <w:szCs w:val="32"/>
                      <w:rtl w:val="0"/>
                    </w:rPr>
                    <w:delText xml:space="preserve">pedalos</w:delText>
                  </w:r>
                </w:del>
              </w:sdtContent>
            </w:sdt>
            <w:r w:rsidDel="00000000" w:rsidR="00000000" w:rsidRPr="00000000">
              <w:rPr>
                <w:rFonts w:ascii="Arial" w:cs="Arial" w:eastAsia="Arial" w:hAnsi="Arial"/>
                <w:color w:val="ee0000"/>
                <w:sz w:val="32"/>
                <w:szCs w:val="32"/>
                <w:rtl w:val="0"/>
              </w:rPr>
              <w:t xml:space="preserve">, tennis, canoe</w:t>
            </w:r>
            <w:sdt>
              <w:sdtPr>
                <w:id w:val="252009188"/>
                <w:tag w:val="goog_rdk_7"/>
              </w:sdtPr>
              <w:sdtContent>
                <w:ins w:author="Jennifer Manzanillo" w:id="4" w:date="2026-07-30T12:41:39Z">
                  <w:r w:rsidDel="00000000" w:rsidR="00000000" w:rsidRPr="00000000">
                    <w:rPr>
                      <w:rFonts w:ascii="Arial" w:cs="Arial" w:eastAsia="Arial" w:hAnsi="Arial"/>
                      <w:color w:val="ee0000"/>
                      <w:sz w:val="32"/>
                      <w:szCs w:val="32"/>
                      <w:rtl w:val="0"/>
                    </w:rPr>
                    <w:t xml:space="preserve">ing</w:t>
                  </w:r>
                </w:ins>
              </w:sdtContent>
            </w:sdt>
            <w:r w:rsidDel="00000000" w:rsidR="00000000" w:rsidRPr="00000000">
              <w:rPr>
                <w:rFonts w:ascii="Arial" w:cs="Arial" w:eastAsia="Arial" w:hAnsi="Arial"/>
                <w:color w:val="ee0000"/>
                <w:sz w:val="32"/>
                <w:szCs w:val="32"/>
                <w:rtl w:val="0"/>
              </w:rPr>
              <w:t xml:space="preserve">, lake tour, swimming pool,</w:t>
            </w:r>
            <w:sdt>
              <w:sdtPr>
                <w:id w:val="-76472992"/>
                <w:tag w:val="goog_rdk_8"/>
              </w:sdtPr>
              <w:sdtContent>
                <w:ins w:author="Jennifer Manzanillo" w:id="5" w:date="2026-07-30T12:42:05Z">
                  <w:r w:rsidDel="00000000" w:rsidR="00000000" w:rsidRPr="00000000">
                    <w:rPr>
                      <w:rFonts w:ascii="Arial" w:cs="Arial" w:eastAsia="Arial" w:hAnsi="Arial"/>
                      <w:color w:val="ee0000"/>
                      <w:sz w:val="32"/>
                      <w:szCs w:val="32"/>
                      <w:rtl w:val="0"/>
                    </w:rPr>
                    <w:t xml:space="preserve">Table Football </w:t>
                  </w:r>
                </w:ins>
              </w:sdtContent>
            </w:sdt>
            <w:sdt>
              <w:sdtPr>
                <w:id w:val="894263739"/>
                <w:tag w:val="goog_rdk_9"/>
              </w:sdtPr>
              <w:sdtContent>
                <w:del w:author="Jennifer Manzanillo" w:id="5" w:date="2026-07-30T12:42:05Z">
                  <w:r w:rsidDel="00000000" w:rsidR="00000000" w:rsidRPr="00000000">
                    <w:rPr>
                      <w:rFonts w:ascii="Arial" w:cs="Arial" w:eastAsia="Arial" w:hAnsi="Arial"/>
                      <w:color w:val="ee0000"/>
                      <w:sz w:val="32"/>
                      <w:szCs w:val="32"/>
                      <w:rtl w:val="0"/>
                    </w:rPr>
                    <w:delText xml:space="preserve"> baby foot</w:delText>
                  </w:r>
                </w:del>
              </w:sdtContent>
            </w:sdt>
            <w:r w:rsidDel="00000000" w:rsidR="00000000" w:rsidRPr="00000000">
              <w:rPr>
                <w:rFonts w:ascii="Arial" w:cs="Arial" w:eastAsia="Arial" w:hAnsi="Arial"/>
                <w:color w:val="ee0000"/>
                <w:sz w:val="32"/>
                <w:szCs w:val="32"/>
                <w:rtl w:val="0"/>
              </w:rPr>
              <w:t xml:space="preserve">, bike…)</w:t>
            </w:r>
            <w:r w:rsidDel="00000000" w:rsidR="00000000" w:rsidRPr="00000000">
              <w:rPr>
                <w:rtl w:val="0"/>
              </w:rPr>
            </w:r>
          </w:p>
          <w:p w:rsidR="00000000" w:rsidDel="00000000" w:rsidP="00000000" w:rsidRDefault="00000000" w:rsidRPr="00000000" w14:paraId="000000EB">
            <w:pPr>
              <w:numPr>
                <w:ilvl w:val="0"/>
                <w:numId w:val="13"/>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Massage </w:t>
            </w:r>
            <w:r w:rsidDel="00000000" w:rsidR="00000000" w:rsidRPr="00000000">
              <w:rPr>
                <w:rFonts w:ascii="Arial" w:cs="Arial" w:eastAsia="Arial" w:hAnsi="Arial"/>
                <w:color w:val="ee0000"/>
                <w:sz w:val="32"/>
                <w:szCs w:val="32"/>
                <w:rtl w:val="0"/>
              </w:rPr>
              <w:t xml:space="preserve">Massage</w:t>
            </w:r>
            <w:r w:rsidDel="00000000" w:rsidR="00000000" w:rsidRPr="00000000">
              <w:rPr>
                <w:rtl w:val="0"/>
              </w:rPr>
            </w:r>
          </w:p>
          <w:p w:rsidR="00000000" w:rsidDel="00000000" w:rsidP="00000000" w:rsidRDefault="00000000" w:rsidRPr="00000000" w14:paraId="000000EC">
            <w:pPr>
              <w:numPr>
                <w:ilvl w:val="0"/>
                <w:numId w:val="13"/>
              </w:numPr>
              <w:spacing w:after="0" w:line="240" w:lineRule="auto"/>
              <w:ind w:left="720" w:hanging="360"/>
              <w:rPr>
                <w:color w:val="ee0000"/>
              </w:rPr>
            </w:pPr>
            <w:r w:rsidDel="00000000" w:rsidR="00000000" w:rsidRPr="00000000">
              <w:rPr>
                <w:rFonts w:ascii="Arial" w:cs="Arial" w:eastAsia="Arial" w:hAnsi="Arial"/>
                <w:color w:val="000000"/>
                <w:sz w:val="32"/>
                <w:szCs w:val="32"/>
                <w:rtl w:val="0"/>
              </w:rPr>
              <w:t xml:space="preserve">Salle de conférence </w:t>
            </w:r>
            <w:r w:rsidDel="00000000" w:rsidR="00000000" w:rsidRPr="00000000">
              <w:rPr>
                <w:rFonts w:ascii="Arial" w:cs="Arial" w:eastAsia="Arial" w:hAnsi="Arial"/>
                <w:color w:val="ee0000"/>
                <w:sz w:val="32"/>
                <w:szCs w:val="32"/>
                <w:rtl w:val="0"/>
              </w:rPr>
              <w:t xml:space="preserve">Conference Room</w:t>
            </w:r>
          </w:p>
          <w:p w:rsidR="00000000" w:rsidDel="00000000" w:rsidP="00000000" w:rsidRDefault="00000000" w:rsidRPr="00000000" w14:paraId="000000ED">
            <w:pPr>
              <w:numPr>
                <w:ilvl w:val="0"/>
                <w:numId w:val="13"/>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Mami Bio Shop</w:t>
            </w:r>
          </w:p>
          <w:p w:rsidR="00000000" w:rsidDel="00000000" w:rsidP="00000000" w:rsidRDefault="00000000" w:rsidRPr="00000000" w14:paraId="000000EE">
            <w:pPr>
              <w:numPr>
                <w:ilvl w:val="0"/>
                <w:numId w:val="13"/>
              </w:numPr>
              <w:spacing w:after="0" w:line="240" w:lineRule="auto"/>
              <w:ind w:left="720" w:hanging="360"/>
              <w:rPr>
                <w:color w:val="000000"/>
              </w:rPr>
            </w:pPr>
            <w:r w:rsidDel="00000000" w:rsidR="00000000" w:rsidRPr="00000000">
              <w:rPr>
                <w:rFonts w:ascii="Arial" w:cs="Arial" w:eastAsia="Arial" w:hAnsi="Arial"/>
                <w:color w:val="000000"/>
                <w:sz w:val="32"/>
                <w:szCs w:val="32"/>
                <w:rtl w:val="0"/>
              </w:rPr>
              <w:t xml:space="preserve">Mariage </w:t>
            </w:r>
            <w:r w:rsidDel="00000000" w:rsidR="00000000" w:rsidRPr="00000000">
              <w:rPr>
                <w:rFonts w:ascii="Arial" w:cs="Arial" w:eastAsia="Arial" w:hAnsi="Arial"/>
                <w:color w:val="ee0000"/>
                <w:sz w:val="32"/>
                <w:szCs w:val="32"/>
                <w:rtl w:val="0"/>
              </w:rPr>
              <w:t xml:space="preserve">Honeymoon mariage</w:t>
            </w:r>
            <w:r w:rsidDel="00000000" w:rsidR="00000000" w:rsidRPr="00000000">
              <w:rPr>
                <w:rtl w:val="0"/>
              </w:rPr>
            </w:r>
          </w:p>
          <w:sdt>
            <w:sdtPr>
              <w:id w:val="-563959663"/>
              <w:tag w:val="goog_rdk_13"/>
            </w:sdtPr>
            <w:sdtContent>
              <w:p w:rsidR="00000000" w:rsidDel="00000000" w:rsidP="00000000" w:rsidRDefault="00000000" w:rsidRPr="00000000" w14:paraId="000000EF">
                <w:pPr>
                  <w:numPr>
                    <w:ilvl w:val="0"/>
                    <w:numId w:val="13"/>
                  </w:numPr>
                  <w:spacing w:after="0" w:line="240" w:lineRule="auto"/>
                  <w:ind w:left="720" w:hanging="360"/>
                  <w:rPr>
                    <w:ins w:author="Jennifer Manzanillo" w:id="6" w:date="2026-07-30T12:42:37Z"/>
                    <w:color w:val="000000"/>
                  </w:rPr>
                </w:pPr>
                <w:sdt>
                  <w:sdtPr>
                    <w:id w:val="2098859820"/>
                    <w:tag w:val="goog_rdk_11"/>
                  </w:sdtPr>
                  <w:sdtContent>
                    <w:ins w:author="Jennifer Manzanillo" w:id="6" w:date="2026-07-30T12:42:37Z"/>
                    <w:sdt>
                      <w:sdtPr>
                        <w:id w:val="-552902397"/>
                        <w:tag w:val="goog_rdk_12"/>
                      </w:sdtPr>
                      <w:sdtContent>
                        <w:ins w:author="Jennifer Manzanillo" w:id="6" w:date="2026-07-30T12:42:37Z">
                          <w:r w:rsidDel="00000000" w:rsidR="00000000" w:rsidRPr="00000000">
                            <w:rPr>
                              <w:rtl w:val="0"/>
                            </w:rPr>
                          </w:r>
                        </w:ins>
                      </w:sdtContent>
                    </w:sdt>
                    <w:ins w:author="Jennifer Manzanillo" w:id="6" w:date="2026-07-30T12:42:37Z"/>
                  </w:sdtContent>
                </w:sdt>
              </w:p>
            </w:sdtContent>
          </w:sdt>
          <w:sdt>
            <w:sdtPr>
              <w:id w:val="-1985645595"/>
              <w:tag w:val="goog_rdk_19"/>
            </w:sdtPr>
            <w:sdtContent>
              <w:p w:rsidR="00000000" w:rsidDel="00000000" w:rsidP="00000000" w:rsidRDefault="00000000" w:rsidRPr="00000000" w14:paraId="000000F0">
                <w:pPr>
                  <w:numPr>
                    <w:ilvl w:val="0"/>
                    <w:numId w:val="13"/>
                  </w:numPr>
                  <w:spacing w:after="0" w:line="240" w:lineRule="auto"/>
                  <w:ind w:left="720" w:hanging="360"/>
                  <w:rPr>
                    <w:rFonts w:ascii="Arial" w:cs="Arial" w:eastAsia="Arial" w:hAnsi="Arial"/>
                    <w:sz w:val="32"/>
                    <w:szCs w:val="32"/>
                    <w:u w:val="none"/>
                    <w:rPrChange w:author="Jennifer Manzanillo" w:id="7" w:date="2026-07-30T12:42:37Z">
                      <w:rPr>
                        <w:color w:val="000000"/>
                      </w:rPr>
                    </w:rPrChange>
                  </w:rPr>
                  <w:pPrChange w:author="Jennifer Manzanillo" w:id="0" w:date="2026-07-30T12:42:37Z">
                    <w:pPr>
                      <w:numPr>
                        <w:ilvl w:val="0"/>
                        <w:numId w:val="13"/>
                      </w:numPr>
                      <w:spacing w:after="0" w:line="240" w:lineRule="auto"/>
                      <w:ind w:left="720" w:hanging="360"/>
                    </w:pPr>
                  </w:pPrChange>
                </w:pPr>
                <w:sdt>
                  <w:sdtPr>
                    <w:id w:val="-188259575"/>
                    <w:tag w:val="goog_rdk_14"/>
                  </w:sdtPr>
                  <w:sdtContent>
                    <w:ins w:author="Jennifer Manzanillo" w:id="6" w:date="2026-07-30T12:42:37Z"/>
                    <w:sdt>
                      <w:sdtPr>
                        <w:id w:val="132077291"/>
                        <w:tag w:val="goog_rdk_15"/>
                      </w:sdtPr>
                      <w:sdtContent>
                        <w:ins w:author="Jennifer Manzanillo" w:id="6" w:date="2026-07-30T12:42:37Z">
                          <w:r w:rsidDel="00000000" w:rsidR="00000000" w:rsidRPr="00000000">
                            <w:rPr>
                              <w:rFonts w:ascii="Arial" w:cs="Arial" w:eastAsia="Arial" w:hAnsi="Arial"/>
                              <w:sz w:val="32"/>
                              <w:szCs w:val="32"/>
                              <w:rtl w:val="0"/>
                              <w:rPrChange w:author="Jennifer Manzanillo" w:id="7" w:date="2026-07-30T12:42:37Z">
                                <w:rPr>
                                  <w:rFonts w:ascii="Arial" w:cs="Arial" w:eastAsia="Arial" w:hAnsi="Arial"/>
                                  <w:color w:val="000000"/>
                                  <w:sz w:val="32"/>
                                  <w:szCs w:val="32"/>
                                </w:rPr>
                              </w:rPrChange>
                            </w:rPr>
                            <w:t xml:space="preserve">Tour of the Tea Plantation factory in Sahambavy </w:t>
                          </w:r>
                        </w:ins>
                      </w:sdtContent>
                    </w:sdt>
                    <w:ins w:author="Jennifer Manzanillo" w:id="6" w:date="2026-07-30T12:42:37Z"/>
                  </w:sdtContent>
                </w:sdt>
                <w:sdt>
                  <w:sdtPr>
                    <w:id w:val="-2026680353"/>
                    <w:tag w:val="goog_rdk_16"/>
                  </w:sdtPr>
                  <w:sdtContent>
                    <w:del w:author="Jennifer Manzanillo" w:id="6" w:date="2026-07-30T12:42:37Z"/>
                    <w:sdt>
                      <w:sdtPr>
                        <w:id w:val="1230140237"/>
                        <w:tag w:val="goog_rdk_17"/>
                      </w:sdtPr>
                      <w:sdtContent>
                        <w:del w:author="Jennifer Manzanillo" w:id="6" w:date="2026-07-30T12:42:37Z">
                          <w:r w:rsidDel="00000000" w:rsidR="00000000" w:rsidRPr="00000000">
                            <w:rPr>
                              <w:rFonts w:ascii="Arial" w:cs="Arial" w:eastAsia="Arial" w:hAnsi="Arial"/>
                              <w:sz w:val="32"/>
                              <w:szCs w:val="32"/>
                              <w:rtl w:val="0"/>
                              <w:rPrChange w:author="Jennifer Manzanillo" w:id="7" w:date="2026-07-30T12:42:37Z">
                                <w:rPr>
                                  <w:rFonts w:ascii="Arial" w:cs="Arial" w:eastAsia="Arial" w:hAnsi="Arial"/>
                                  <w:color w:val="000000"/>
                                  <w:sz w:val="32"/>
                                  <w:szCs w:val="32"/>
                                </w:rPr>
                              </w:rPrChange>
                            </w:rPr>
                            <w:delText xml:space="preserve">La Plantation de thé de Sahambavy</w:delText>
                          </w:r>
                        </w:del>
                      </w:sdtContent>
                    </w:sdt>
                    <w:del w:author="Jennifer Manzanillo" w:id="6" w:date="2026-07-30T12:42:37Z"/>
                  </w:sdtContent>
                </w:sdt>
                <w:sdt>
                  <w:sdtPr>
                    <w:id w:val="1769446867"/>
                    <w:tag w:val="goog_rdk_18"/>
                  </w:sdtPr>
                  <w:sdtContent>
                    <w:r w:rsidDel="00000000" w:rsidR="00000000" w:rsidRPr="00000000">
                      <w:rPr>
                        <w:rtl w:val="0"/>
                      </w:rPr>
                    </w:r>
                  </w:sdtContent>
                </w:sdt>
              </w:p>
            </w:sdtContent>
          </w:sdt>
          <w:sdt>
            <w:sdtPr>
              <w:id w:val="-1213537904"/>
              <w:tag w:val="goog_rdk_24"/>
            </w:sdtPr>
            <w:sdtContent>
              <w:p w:rsidR="00000000" w:rsidDel="00000000" w:rsidP="00000000" w:rsidRDefault="00000000" w:rsidRPr="00000000" w14:paraId="000000F1">
                <w:pPr>
                  <w:numPr>
                    <w:ilvl w:val="0"/>
                    <w:numId w:val="13"/>
                  </w:numPr>
                  <w:spacing w:after="0" w:line="240" w:lineRule="auto"/>
                  <w:ind w:left="720" w:hanging="360"/>
                  <w:rPr>
                    <w:ins w:author="Jennifer Manzanillo" w:id="8" w:date="2026-07-30T12:43:47Z"/>
                    <w:color w:val="000000"/>
                  </w:rPr>
                </w:pPr>
                <w:sdt>
                  <w:sdtPr>
                    <w:id w:val="1696579830"/>
                    <w:tag w:val="goog_rdk_21"/>
                  </w:sdtPr>
                  <w:sdtContent>
                    <w:ins w:author="Jennifer Manzanillo" w:id="8" w:date="2026-07-30T12:43:47Z"/>
                    <w:sdt>
                      <w:sdtPr>
                        <w:id w:val="1391384797"/>
                        <w:tag w:val="goog_rdk_22"/>
                      </w:sdtPr>
                      <w:sdtContent>
                        <w:commentRangeStart w:id="1"/>
                      </w:sdtContent>
                    </w:sdt>
                    <w:ins w:author="Jennifer Manzanillo" w:id="8" w:date="2026-07-30T12:43:47Z">
                      <w:sdt>
                        <w:sdtPr>
                          <w:id w:val="849655900"/>
                          <w:tag w:val="goog_rdk_23"/>
                        </w:sdtPr>
                        <w:sdtContent>
                          <w:r w:rsidDel="00000000" w:rsidR="00000000" w:rsidRPr="00000000">
                            <w:rPr>
                              <w:rtl w:val="0"/>
                            </w:rPr>
                          </w:r>
                        </w:sdtContent>
                      </w:sdt>
                    </w:ins>
                  </w:sdtContent>
                </w:sdt>
              </w:p>
            </w:sdtContent>
          </w:sdt>
          <w:sdt>
            <w:sdtPr>
              <w:id w:val="-1933186576"/>
              <w:tag w:val="goog_rdk_30"/>
            </w:sdtPr>
            <w:sdtContent>
              <w:p w:rsidR="00000000" w:rsidDel="00000000" w:rsidP="00000000" w:rsidRDefault="00000000" w:rsidRPr="00000000" w14:paraId="000000F2">
                <w:pPr>
                  <w:numPr>
                    <w:ilvl w:val="0"/>
                    <w:numId w:val="13"/>
                  </w:numPr>
                  <w:spacing w:after="0" w:line="240" w:lineRule="auto"/>
                  <w:ind w:left="720" w:hanging="360"/>
                  <w:rPr>
                    <w:rFonts w:ascii="Arial" w:cs="Arial" w:eastAsia="Arial" w:hAnsi="Arial"/>
                    <w:sz w:val="32"/>
                    <w:szCs w:val="32"/>
                    <w:u w:val="none"/>
                    <w:rPrChange w:author="Jennifer Manzanillo" w:id="9" w:date="2026-07-30T12:43:47Z">
                      <w:rPr>
                        <w:color w:val="000000"/>
                      </w:rPr>
                    </w:rPrChange>
                  </w:rPr>
                  <w:pPrChange w:author="Jennifer Manzanillo" w:id="0" w:date="2026-07-30T12:43:47Z">
                    <w:pPr>
                      <w:numPr>
                        <w:ilvl w:val="0"/>
                        <w:numId w:val="13"/>
                      </w:numPr>
                      <w:spacing w:after="0" w:line="240" w:lineRule="auto"/>
                      <w:ind w:left="720" w:hanging="360"/>
                    </w:pPr>
                  </w:pPrChange>
                </w:pPr>
                <w:sdt>
                  <w:sdtPr>
                    <w:id w:val="-1081848676"/>
                    <w:tag w:val="goog_rdk_26"/>
                  </w:sdtPr>
                  <w:sdtContent>
                    <w:del w:author="Jennifer Manzanillo" w:id="8" w:date="2026-07-30T12:43:47Z">
                      <w:commentRangeEnd w:id="1"/>
                      <w:r w:rsidDel="00000000" w:rsidR="00000000" w:rsidRPr="00000000">
                        <w:commentReference w:id="1"/>
                      </w:r>
                      <w:r w:rsidDel="00000000" w:rsidR="00000000" w:rsidRPr="00000000">
                        <w:rPr>
                          <w:rFonts w:ascii="Arial" w:cs="Arial" w:eastAsia="Arial" w:hAnsi="Arial"/>
                          <w:color w:val="000000"/>
                          <w:sz w:val="32"/>
                          <w:szCs w:val="32"/>
                          <w:rtl w:val="0"/>
                        </w:rPr>
                        <w:delText xml:space="preserve">Descente de la Rivière Matsiatra</w:delText>
                      </w:r>
                    </w:del>
                  </w:sdtContent>
                </w:sdt>
                <w:sdt>
                  <w:sdtPr>
                    <w:id w:val="-2144930576"/>
                    <w:tag w:val="goog_rdk_27"/>
                  </w:sdtPr>
                  <w:sdtContent>
                    <w:ins w:author="Jennifer Manzanillo" w:id="8" w:date="2026-07-30T12:43:47Z"/>
                    <w:sdt>
                      <w:sdtPr>
                        <w:id w:val="1738229720"/>
                        <w:tag w:val="goog_rdk_28"/>
                      </w:sdtPr>
                      <w:sdtContent>
                        <w:ins w:author="Jennifer Manzanillo" w:id="8" w:date="2026-07-30T12:43:47Z">
                          <w:r w:rsidDel="00000000" w:rsidR="00000000" w:rsidRPr="00000000">
                            <w:rPr>
                              <w:rFonts w:ascii="Arial" w:cs="Arial" w:eastAsia="Arial" w:hAnsi="Arial"/>
                              <w:sz w:val="32"/>
                              <w:szCs w:val="32"/>
                              <w:rtl w:val="0"/>
                              <w:rPrChange w:author="Jennifer Manzanillo" w:id="9" w:date="2026-07-30T12:43:47Z">
                                <w:rPr>
                                  <w:rFonts w:ascii="Arial" w:cs="Arial" w:eastAsia="Arial" w:hAnsi="Arial"/>
                                  <w:color w:val="000000"/>
                                  <w:sz w:val="32"/>
                                  <w:szCs w:val="32"/>
                                </w:rPr>
                              </w:rPrChange>
                            </w:rPr>
                            <w:t xml:space="preserve"> Canoeing down the Matsiatra river. </w:t>
                          </w:r>
                        </w:ins>
                      </w:sdtContent>
                    </w:sdt>
                    <w:ins w:author="Jennifer Manzanillo" w:id="8" w:date="2026-07-30T12:43:47Z"/>
                  </w:sdtContent>
                </w:sdt>
                <w:sdt>
                  <w:sdtPr>
                    <w:id w:val="758048306"/>
                    <w:tag w:val="goog_rdk_29"/>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3">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 </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sdt>
            <w:sdtPr>
              <w:id w:val="1681069456"/>
              <w:tag w:val="goog_rdk_33"/>
            </w:sdtPr>
            <w:sdtContent>
              <w:p w:rsidR="00000000" w:rsidDel="00000000" w:rsidP="00000000" w:rsidRDefault="00000000" w:rsidRPr="00000000" w14:paraId="000000F4">
                <w:pPr>
                  <w:spacing w:after="0" w:line="240" w:lineRule="auto"/>
                  <w:rPr>
                    <w:ins w:author="Jennifer Manzanillo" w:id="10" w:date="2026-07-30T12:49:03Z"/>
                    <w:rFonts w:ascii="Arial" w:cs="Arial" w:eastAsia="Arial" w:hAnsi="Arial"/>
                    <w:sz w:val="32"/>
                    <w:szCs w:val="32"/>
                    <w:rPrChange w:author="Jennifer Manzanillo" w:id="11" w:date="2026-07-30T12:49:03Z">
                      <w:rPr>
                        <w:rFonts w:ascii="Arial" w:cs="Arial" w:eastAsia="Arial" w:hAnsi="Arial"/>
                        <w:color w:val="000000"/>
                        <w:sz w:val="32"/>
                        <w:szCs w:val="32"/>
                      </w:rPr>
                    </w:rPrChange>
                  </w:rPr>
                </w:pPr>
                <w:r w:rsidDel="00000000" w:rsidR="00000000" w:rsidRPr="00000000">
                  <w:rPr>
                    <w:rFonts w:ascii="Arial" w:cs="Arial" w:eastAsia="Arial" w:hAnsi="Arial"/>
                    <w:color w:val="000000"/>
                    <w:sz w:val="32"/>
                    <w:szCs w:val="32"/>
                    <w:rtl w:val="0"/>
                  </w:rPr>
                  <w:t xml:space="preserve"> </w:t>
                </w:r>
                <w:sdt>
                  <w:sdtPr>
                    <w:id w:val="-1639211489"/>
                    <w:tag w:val="goog_rdk_31"/>
                  </w:sdtPr>
                  <w:sdtContent>
                    <w:ins w:author="Jennifer Manzanillo" w:id="10" w:date="2026-07-30T12:49:03Z"/>
                    <w:sdt>
                      <w:sdtPr>
                        <w:id w:val="1090919040"/>
                        <w:tag w:val="goog_rdk_32"/>
                      </w:sdtPr>
                      <w:sdtContent>
                        <w:ins w:author="Jennifer Manzanillo" w:id="10" w:date="2026-07-30T12:49:03Z">
                          <w:r w:rsidDel="00000000" w:rsidR="00000000" w:rsidRPr="00000000">
                            <w:rPr>
                              <w:rtl w:val="0"/>
                            </w:rPr>
                          </w:r>
                        </w:ins>
                      </w:sdtContent>
                    </w:sdt>
                    <w:ins w:author="Jennifer Manzanillo" w:id="10" w:date="2026-07-30T12:49:03Z"/>
                  </w:sdtContent>
                </w:sdt>
              </w:p>
            </w:sdtContent>
          </w:sdt>
          <w:sdt>
            <w:sdtPr>
              <w:id w:val="1395099982"/>
              <w:tag w:val="goog_rdk_40"/>
            </w:sdtPr>
            <w:sdtContent>
              <w:p w:rsidR="00000000" w:rsidDel="00000000" w:rsidP="00000000" w:rsidRDefault="00000000" w:rsidRPr="00000000" w14:paraId="000000F5">
                <w:pPr>
                  <w:spacing w:after="0" w:line="240" w:lineRule="auto"/>
                  <w:rPr>
                    <w:rFonts w:ascii="Arial" w:cs="Arial" w:eastAsia="Arial" w:hAnsi="Arial"/>
                    <w:sz w:val="32"/>
                    <w:szCs w:val="32"/>
                    <w:rPrChange w:author="Jennifer Manzanillo" w:id="11" w:date="2026-07-30T12:49:03Z">
                      <w:rPr>
                        <w:rFonts w:ascii="Times New Roman" w:cs="Times New Roman" w:eastAsia="Times New Roman" w:hAnsi="Times New Roman"/>
                        <w:sz w:val="32"/>
                        <w:szCs w:val="32"/>
                      </w:rPr>
                    </w:rPrChange>
                  </w:rPr>
                </w:pPr>
                <w:sdt>
                  <w:sdtPr>
                    <w:id w:val="1885640720"/>
                    <w:tag w:val="goog_rdk_35"/>
                  </w:sdtPr>
                  <w:sdtContent>
                    <w:del w:author="Jennifer Manzanillo" w:id="10" w:date="2026-07-30T12:49:03Z"/>
                    <w:sdt>
                      <w:sdtPr>
                        <w:id w:val="-205640948"/>
                        <w:tag w:val="goog_rdk_36"/>
                      </w:sdtPr>
                      <w:sdtContent>
                        <w:del w:author="Jennifer Manzanillo" w:id="10" w:date="2026-07-30T12:49:03Z">
                          <w:r w:rsidDel="00000000" w:rsidR="00000000" w:rsidRPr="00000000">
                            <w:rPr>
                              <w:rFonts w:ascii="Arial" w:cs="Arial" w:eastAsia="Arial" w:hAnsi="Arial"/>
                              <w:sz w:val="32"/>
                              <w:szCs w:val="32"/>
                              <w:rtl w:val="0"/>
                              <w:rPrChange w:author="Jennifer Manzanillo" w:id="11" w:date="2026-07-30T12:49:03Z">
                                <w:rPr>
                                  <w:rFonts w:ascii="Arial" w:cs="Arial" w:eastAsia="Arial" w:hAnsi="Arial"/>
                                  <w:color w:val="000000"/>
                                  <w:sz w:val="32"/>
                                  <w:szCs w:val="32"/>
                                </w:rPr>
                              </w:rPrChange>
                            </w:rPr>
                            <w:delText xml:space="preserve">LIGNE FERROVIAIRE FCE</w:delText>
                          </w:r>
                        </w:del>
                      </w:sdtContent>
                    </w:sdt>
                    <w:del w:author="Jennifer Manzanillo" w:id="10" w:date="2026-07-30T12:49:03Z"/>
                  </w:sdtContent>
                </w:sdt>
                <w:sdt>
                  <w:sdtPr>
                    <w:id w:val="-1010357268"/>
                    <w:tag w:val="goog_rdk_37"/>
                  </w:sdtPr>
                  <w:sdtContent>
                    <w:ins w:author="Jennifer Manzanillo" w:id="10" w:date="2026-07-30T12:49:03Z"/>
                    <w:sdt>
                      <w:sdtPr>
                        <w:id w:val="-1434710074"/>
                        <w:tag w:val="goog_rdk_38"/>
                      </w:sdtPr>
                      <w:sdtContent>
                        <w:ins w:author="Jennifer Manzanillo" w:id="10" w:date="2026-07-30T12:49:03Z">
                          <w:r w:rsidDel="00000000" w:rsidR="00000000" w:rsidRPr="00000000">
                            <w:rPr>
                              <w:rFonts w:ascii="Arial" w:cs="Arial" w:eastAsia="Arial" w:hAnsi="Arial"/>
                              <w:sz w:val="32"/>
                              <w:szCs w:val="32"/>
                              <w:rtl w:val="0"/>
                              <w:rPrChange w:author="Jennifer Manzanillo" w:id="11" w:date="2026-07-30T12:49:03Z">
                                <w:rPr>
                                  <w:rFonts w:ascii="Arial" w:cs="Arial" w:eastAsia="Arial" w:hAnsi="Arial"/>
                                  <w:color w:val="000000"/>
                                  <w:sz w:val="32"/>
                                  <w:szCs w:val="32"/>
                                </w:rPr>
                              </w:rPrChange>
                            </w:rPr>
                            <w:t xml:space="preserve">Fianarantsoa–East Coast Railway Line (FCE)</w:t>
                          </w:r>
                        </w:ins>
                      </w:sdtContent>
                    </w:sdt>
                    <w:ins w:author="Jennifer Manzanillo" w:id="10" w:date="2026-07-30T12:49:03Z"/>
                  </w:sdtContent>
                </w:sdt>
                <w:sdt>
                  <w:sdtPr>
                    <w:id w:val="1610893402"/>
                    <w:tag w:val="goog_rdk_39"/>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sdt>
            <w:sdtPr>
              <w:id w:val="-910121720"/>
              <w:tag w:val="goog_rdk_44"/>
            </w:sdtPr>
            <w:sdtContent>
              <w:p w:rsidR="00000000" w:rsidDel="00000000" w:rsidP="00000000" w:rsidRDefault="00000000" w:rsidRPr="00000000" w14:paraId="000000F6">
                <w:pPr>
                  <w:numPr>
                    <w:ilvl w:val="0"/>
                    <w:numId w:val="14"/>
                  </w:numPr>
                  <w:spacing w:after="0" w:line="240" w:lineRule="auto"/>
                  <w:ind w:left="720" w:hanging="360"/>
                  <w:rPr>
                    <w:ins w:author="Jennifer Manzanillo" w:id="12" w:date="2026-07-30T12:49:17Z"/>
                    <w:color w:val="000000"/>
                  </w:rPr>
                </w:pPr>
                <w:sdt>
                  <w:sdtPr>
                    <w:id w:val="2118205150"/>
                    <w:tag w:val="goog_rdk_42"/>
                  </w:sdtPr>
                  <w:sdtContent>
                    <w:ins w:author="Jennifer Manzanillo" w:id="12" w:date="2026-07-30T12:49:17Z"/>
                    <w:sdt>
                      <w:sdtPr>
                        <w:id w:val="-1084555410"/>
                        <w:tag w:val="goog_rdk_43"/>
                      </w:sdtPr>
                      <w:sdtContent>
                        <w:ins w:author="Jennifer Manzanillo" w:id="12" w:date="2026-07-30T12:49:17Z">
                          <w:r w:rsidDel="00000000" w:rsidR="00000000" w:rsidRPr="00000000">
                            <w:rPr>
                              <w:rtl w:val="0"/>
                            </w:rPr>
                          </w:r>
                        </w:ins>
                      </w:sdtContent>
                    </w:sdt>
                    <w:ins w:author="Jennifer Manzanillo" w:id="12" w:date="2026-07-30T12:49:17Z"/>
                  </w:sdtContent>
                </w:sdt>
              </w:p>
            </w:sdtContent>
          </w:sdt>
          <w:sdt>
            <w:sdtPr>
              <w:id w:val="-612826040"/>
              <w:tag w:val="goog_rdk_51"/>
            </w:sdtPr>
            <w:sdtContent>
              <w:p w:rsidR="00000000" w:rsidDel="00000000" w:rsidP="00000000" w:rsidRDefault="00000000" w:rsidRPr="00000000" w14:paraId="000000F7">
                <w:pPr>
                  <w:numPr>
                    <w:ilvl w:val="0"/>
                    <w:numId w:val="14"/>
                  </w:numPr>
                  <w:spacing w:after="0" w:line="240" w:lineRule="auto"/>
                  <w:ind w:left="720" w:hanging="360"/>
                  <w:rPr>
                    <w:rFonts w:ascii="Arial" w:cs="Arial" w:eastAsia="Arial" w:hAnsi="Arial"/>
                    <w:sz w:val="32"/>
                    <w:szCs w:val="32"/>
                    <w:u w:val="none"/>
                    <w:rPrChange w:author="Jennifer Manzanillo" w:id="13" w:date="2026-07-30T12:49:17Z">
                      <w:rPr>
                        <w:color w:val="000000"/>
                      </w:rPr>
                    </w:rPrChange>
                  </w:rPr>
                  <w:pPrChange w:author="Jennifer Manzanillo" w:id="0" w:date="2026-07-30T12:49:17Z">
                    <w:pPr>
                      <w:numPr>
                        <w:ilvl w:val="0"/>
                        <w:numId w:val="14"/>
                      </w:numPr>
                      <w:spacing w:after="0" w:line="240" w:lineRule="auto"/>
                      <w:ind w:left="720" w:hanging="360"/>
                    </w:pPr>
                  </w:pPrChange>
                </w:pPr>
                <w:sdt>
                  <w:sdtPr>
                    <w:id w:val="2129178661"/>
                    <w:tag w:val="goog_rdk_46"/>
                  </w:sdtPr>
                  <w:sdtContent>
                    <w:del w:author="Jennifer Manzanillo" w:id="12" w:date="2026-07-30T12:49:17Z"/>
                    <w:sdt>
                      <w:sdtPr>
                        <w:id w:val="-1634303110"/>
                        <w:tag w:val="goog_rdk_47"/>
                      </w:sdtPr>
                      <w:sdtContent>
                        <w:del w:author="Jennifer Manzanillo" w:id="12" w:date="2026-07-30T12:49:17Z">
                          <w:r w:rsidDel="00000000" w:rsidR="00000000" w:rsidRPr="00000000">
                            <w:rPr>
                              <w:rFonts w:ascii="Arial" w:cs="Arial" w:eastAsia="Arial" w:hAnsi="Arial"/>
                              <w:sz w:val="32"/>
                              <w:szCs w:val="32"/>
                              <w:rtl w:val="0"/>
                              <w:rPrChange w:author="Jennifer Manzanillo" w:id="13" w:date="2026-07-30T12:49:17Z">
                                <w:rPr>
                                  <w:rFonts w:ascii="Arial" w:cs="Arial" w:eastAsia="Arial" w:hAnsi="Arial"/>
                                  <w:color w:val="000000"/>
                                  <w:sz w:val="32"/>
                                  <w:szCs w:val="32"/>
                                </w:rPr>
                              </w:rPrChange>
                            </w:rPr>
                            <w:delText xml:space="preserve">Ligne FCE</w:delText>
                          </w:r>
                        </w:del>
                      </w:sdtContent>
                    </w:sdt>
                    <w:del w:author="Jennifer Manzanillo" w:id="12" w:date="2026-07-30T12:49:17Z"/>
                  </w:sdtContent>
                </w:sdt>
                <w:sdt>
                  <w:sdtPr>
                    <w:id w:val="-2035568939"/>
                    <w:tag w:val="goog_rdk_48"/>
                  </w:sdtPr>
                  <w:sdtContent>
                    <w:ins w:author="Jennifer Manzanillo" w:id="12" w:date="2026-07-30T12:49:17Z"/>
                    <w:sdt>
                      <w:sdtPr>
                        <w:id w:val="1683145641"/>
                        <w:tag w:val="goog_rdk_49"/>
                      </w:sdtPr>
                      <w:sdtContent>
                        <w:ins w:author="Jennifer Manzanillo" w:id="12" w:date="2026-07-30T12:49:17Z">
                          <w:r w:rsidDel="00000000" w:rsidR="00000000" w:rsidRPr="00000000">
                            <w:rPr>
                              <w:rFonts w:ascii="Arial" w:cs="Arial" w:eastAsia="Arial" w:hAnsi="Arial"/>
                              <w:sz w:val="32"/>
                              <w:szCs w:val="32"/>
                              <w:rtl w:val="0"/>
                              <w:rPrChange w:author="Jennifer Manzanillo" w:id="13" w:date="2026-07-30T12:49:17Z">
                                <w:rPr>
                                  <w:rFonts w:ascii="Arial" w:cs="Arial" w:eastAsia="Arial" w:hAnsi="Arial"/>
                                  <w:color w:val="000000"/>
                                  <w:sz w:val="32"/>
                                  <w:szCs w:val="32"/>
                                </w:rPr>
                              </w:rPrChange>
                            </w:rPr>
                            <w:t xml:space="preserve">FCE Railway Line</w:t>
                          </w:r>
                        </w:ins>
                      </w:sdtContent>
                    </w:sdt>
                    <w:ins w:author="Jennifer Manzanillo" w:id="12" w:date="2026-07-30T12:49:17Z"/>
                  </w:sdtContent>
                </w:sdt>
                <w:sdt>
                  <w:sdtPr>
                    <w:id w:val="1989218035"/>
                    <w:tag w:val="goog_rdk_50"/>
                  </w:sdtPr>
                  <w:sdtContent>
                    <w:r w:rsidDel="00000000" w:rsidR="00000000" w:rsidRPr="00000000">
                      <w:rPr>
                        <w:rtl w:val="0"/>
                      </w:rPr>
                    </w:r>
                  </w:sdtContent>
                </w:sdt>
              </w:p>
            </w:sdtContent>
          </w:sdt>
          <w:p w:rsidR="00000000" w:rsidDel="00000000" w:rsidP="00000000" w:rsidRDefault="00000000" w:rsidRPr="00000000" w14:paraId="000000F8">
            <w:pPr>
              <w:numPr>
                <w:ilvl w:val="0"/>
                <w:numId w:val="14"/>
              </w:numPr>
              <w:spacing w:after="0" w:line="240" w:lineRule="auto"/>
              <w:ind w:left="720" w:hanging="360"/>
              <w:rPr>
                <w:color w:val="000000"/>
              </w:rPr>
            </w:pPr>
            <w:sdt>
              <w:sdtPr>
                <w:id w:val="-1862329728"/>
                <w:tag w:val="goog_rdk_53"/>
              </w:sdtPr>
              <w:sdtContent>
                <w:del w:author="Jennifer Manzanillo" w:id="14" w:date="2026-07-30T12:50:41Z">
                  <w:r w:rsidDel="00000000" w:rsidR="00000000" w:rsidRPr="00000000">
                    <w:rPr>
                      <w:rFonts w:ascii="Arial" w:cs="Arial" w:eastAsia="Arial" w:hAnsi="Arial"/>
                      <w:color w:val="000000"/>
                      <w:sz w:val="32"/>
                      <w:szCs w:val="32"/>
                      <w:rtl w:val="0"/>
                    </w:rPr>
                    <w:delText xml:space="preserve">Location Privative de la Draisine</w:delText>
                  </w:r>
                </w:del>
              </w:sdtContent>
            </w:sdt>
            <w:sdt>
              <w:sdtPr>
                <w:id w:val="2140603138"/>
                <w:tag w:val="goog_rdk_54"/>
              </w:sdtPr>
              <w:sdtContent>
                <w:ins w:author="Jennifer Manzanillo" w:id="14" w:date="2026-07-30T12:50:41Z">
                  <w:r w:rsidDel="00000000" w:rsidR="00000000" w:rsidRPr="00000000">
                    <w:rPr>
                      <w:rFonts w:ascii="Arial" w:cs="Arial" w:eastAsia="Arial" w:hAnsi="Arial"/>
                      <w:color w:val="000000"/>
                      <w:sz w:val="32"/>
                      <w:szCs w:val="32"/>
                      <w:rtl w:val="0"/>
                    </w:rPr>
                    <w:t xml:space="preserve">Private Railcar Rental</w:t>
                  </w:r>
                </w:ins>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9">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 </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sdt>
            <w:sdtPr>
              <w:id w:val="529363511"/>
              <w:tag w:val="goog_rdk_58"/>
            </w:sdtPr>
            <w:sdtContent>
              <w:p w:rsidR="00000000" w:rsidDel="00000000" w:rsidP="00000000" w:rsidRDefault="00000000" w:rsidRPr="00000000" w14:paraId="000000FA">
                <w:pPr>
                  <w:spacing w:after="0" w:line="240" w:lineRule="auto"/>
                  <w:rPr>
                    <w:ins w:author="Jennifer Manzanillo" w:id="15" w:date="2026-07-30T12:52:18Z"/>
                    <w:rFonts w:ascii="Arial" w:cs="Arial" w:eastAsia="Arial" w:hAnsi="Arial"/>
                    <w:sz w:val="32"/>
                    <w:szCs w:val="32"/>
                    <w:rPrChange w:author="Jennifer Manzanillo" w:id="16" w:date="2026-07-30T12:52:18Z">
                      <w:rPr>
                        <w:rFonts w:ascii="Times New Roman" w:cs="Times New Roman" w:eastAsia="Times New Roman" w:hAnsi="Times New Roman"/>
                        <w:sz w:val="32"/>
                        <w:szCs w:val="32"/>
                      </w:rPr>
                    </w:rPrChange>
                  </w:rPr>
                </w:pPr>
                <w:sdt>
                  <w:sdtPr>
                    <w:id w:val="1126780818"/>
                    <w:tag w:val="goog_rdk_56"/>
                  </w:sdtPr>
                  <w:sdtContent>
                    <w:ins w:author="Jennifer Manzanillo" w:id="15" w:date="2026-07-30T12:52:18Z"/>
                    <w:sdt>
                      <w:sdtPr>
                        <w:id w:val="-1080550661"/>
                        <w:tag w:val="goog_rdk_57"/>
                      </w:sdtPr>
                      <w:sdtContent>
                        <w:ins w:author="Jennifer Manzanillo" w:id="15" w:date="2026-07-30T12:52:18Z">
                          <w:r w:rsidDel="00000000" w:rsidR="00000000" w:rsidRPr="00000000">
                            <w:rPr>
                              <w:rtl w:val="0"/>
                            </w:rPr>
                          </w:r>
                        </w:ins>
                      </w:sdtContent>
                    </w:sdt>
                    <w:ins w:author="Jennifer Manzanillo" w:id="15" w:date="2026-07-30T12:52:18Z"/>
                  </w:sdtContent>
                </w:sdt>
              </w:p>
            </w:sdtContent>
          </w:sdt>
          <w:sdt>
            <w:sdtPr>
              <w:id w:val="-501800256"/>
              <w:tag w:val="goog_rdk_63"/>
            </w:sdtPr>
            <w:sdtContent>
              <w:p w:rsidR="00000000" w:rsidDel="00000000" w:rsidP="00000000" w:rsidRDefault="00000000" w:rsidRPr="00000000" w14:paraId="000000FB">
                <w:pPr>
                  <w:spacing w:after="0" w:line="240" w:lineRule="auto"/>
                  <w:rPr>
                    <w:rFonts w:ascii="Arial" w:cs="Arial" w:eastAsia="Arial" w:hAnsi="Arial"/>
                    <w:sz w:val="32"/>
                    <w:szCs w:val="32"/>
                    <w:rPrChange w:author="Jennifer Manzanillo" w:id="16" w:date="2026-07-30T12:52:18Z">
                      <w:rPr>
                        <w:rFonts w:ascii="Arial" w:cs="Arial" w:eastAsia="Arial" w:hAnsi="Arial"/>
                        <w:color w:val="000000"/>
                        <w:sz w:val="32"/>
                        <w:szCs w:val="32"/>
                      </w:rPr>
                    </w:rPrChange>
                  </w:rPr>
                </w:pPr>
                <w:sdt>
                  <w:sdtPr>
                    <w:id w:val="570444895"/>
                    <w:tag w:val="goog_rdk_60"/>
                  </w:sdtPr>
                  <w:sdtContent>
                    <w:del w:author="Jennifer Manzanillo" w:id="15" w:date="2026-07-30T12:52:18Z"/>
                    <w:sdt>
                      <w:sdtPr>
                        <w:id w:val="2105847098"/>
                        <w:tag w:val="goog_rdk_61"/>
                      </w:sdtPr>
                      <w:sdtContent>
                        <w:del w:author="Jennifer Manzanillo" w:id="15" w:date="2026-07-30T12:52:18Z">
                          <w:r w:rsidDel="00000000" w:rsidR="00000000" w:rsidRPr="00000000">
                            <w:rPr>
                              <w:rFonts w:ascii="Arial" w:cs="Arial" w:eastAsia="Arial" w:hAnsi="Arial"/>
                              <w:sz w:val="32"/>
                              <w:szCs w:val="32"/>
                              <w:rtl w:val="0"/>
                              <w:rPrChange w:author="Jennifer Manzanillo" w:id="16" w:date="2026-07-30T12:52:18Z">
                                <w:rPr>
                                  <w:rFonts w:ascii="Arial" w:cs="Arial" w:eastAsia="Arial" w:hAnsi="Arial"/>
                                  <w:color w:val="000000"/>
                                  <w:sz w:val="32"/>
                                  <w:szCs w:val="32"/>
                                </w:rPr>
                              </w:rPrChange>
                            </w:rPr>
                            <w:delText xml:space="preserve">NOS JARDINS</w:delText>
                          </w:r>
                        </w:del>
                      </w:sdtContent>
                    </w:sdt>
                    <w:del w:author="Jennifer Manzanillo" w:id="15" w:date="2026-07-30T12:52:18Z"/>
                  </w:sdtContent>
                </w:sdt>
                <w:sdt>
                  <w:sdtPr>
                    <w:id w:val="-999807686"/>
                    <w:tag w:val="goog_rdk_62"/>
                  </w:sdtPr>
                  <w:sdtContent>
                    <w:r w:rsidDel="00000000" w:rsidR="00000000" w:rsidRPr="00000000">
                      <w:rPr>
                        <w:rtl w:val="0"/>
                      </w:rPr>
                    </w:r>
                  </w:sdtContent>
                </w:sdt>
              </w:p>
            </w:sdtContent>
          </w:sdt>
          <w:p w:rsidR="00000000" w:rsidDel="00000000" w:rsidP="00000000" w:rsidRDefault="00000000" w:rsidRPr="00000000" w14:paraId="000000FC">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ee0000"/>
                <w:sz w:val="32"/>
                <w:szCs w:val="32"/>
                <w:rtl w:val="0"/>
              </w:rPr>
              <w:t xml:space="preserve">Our gardens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sdt>
            <w:sdtPr>
              <w:id w:val="-1615258508"/>
              <w:tag w:val="goog_rdk_67"/>
            </w:sdtPr>
            <w:sdtContent>
              <w:p w:rsidR="00000000" w:rsidDel="00000000" w:rsidP="00000000" w:rsidRDefault="00000000" w:rsidRPr="00000000" w14:paraId="000000FD">
                <w:pPr>
                  <w:numPr>
                    <w:ilvl w:val="0"/>
                    <w:numId w:val="15"/>
                  </w:numPr>
                  <w:spacing w:after="0" w:line="240" w:lineRule="auto"/>
                  <w:ind w:left="720" w:hanging="360"/>
                  <w:rPr>
                    <w:ins w:author="Jennifer Manzanillo" w:id="17" w:date="2026-07-30T12:50:50Z"/>
                    <w:color w:val="000000"/>
                  </w:rPr>
                </w:pPr>
                <w:sdt>
                  <w:sdtPr>
                    <w:id w:val="-1618568276"/>
                    <w:tag w:val="goog_rdk_65"/>
                  </w:sdtPr>
                  <w:sdtContent>
                    <w:ins w:author="Jennifer Manzanillo" w:id="17" w:date="2026-07-30T12:50:50Z"/>
                    <w:sdt>
                      <w:sdtPr>
                        <w:id w:val="-1556714801"/>
                        <w:tag w:val="goog_rdk_66"/>
                      </w:sdtPr>
                      <w:sdtContent>
                        <w:ins w:author="Jennifer Manzanillo" w:id="17" w:date="2026-07-30T12:50:50Z">
                          <w:r w:rsidDel="00000000" w:rsidR="00000000" w:rsidRPr="00000000">
                            <w:rPr>
                              <w:rtl w:val="0"/>
                            </w:rPr>
                          </w:r>
                        </w:ins>
                      </w:sdtContent>
                    </w:sdt>
                    <w:ins w:author="Jennifer Manzanillo" w:id="17" w:date="2026-07-30T12:50:50Z"/>
                  </w:sdtContent>
                </w:sdt>
              </w:p>
            </w:sdtContent>
          </w:sdt>
          <w:sdt>
            <w:sdtPr>
              <w:id w:val="955638547"/>
              <w:tag w:val="goog_rdk_74"/>
            </w:sdtPr>
            <w:sdtContent>
              <w:p w:rsidR="00000000" w:rsidDel="00000000" w:rsidP="00000000" w:rsidRDefault="00000000" w:rsidRPr="00000000" w14:paraId="000000FE">
                <w:pPr>
                  <w:numPr>
                    <w:ilvl w:val="0"/>
                    <w:numId w:val="15"/>
                  </w:numPr>
                  <w:spacing w:after="0" w:line="240" w:lineRule="auto"/>
                  <w:ind w:left="720" w:hanging="360"/>
                  <w:rPr>
                    <w:rFonts w:ascii="Arial" w:cs="Arial" w:eastAsia="Arial" w:hAnsi="Arial"/>
                    <w:sz w:val="32"/>
                    <w:szCs w:val="32"/>
                    <w:u w:val="none"/>
                    <w:rPrChange w:author="Jennifer Manzanillo" w:id="18" w:date="2026-07-30T12:50:50Z">
                      <w:rPr>
                        <w:color w:val="000000"/>
                      </w:rPr>
                    </w:rPrChange>
                  </w:rPr>
                  <w:pPrChange w:author="Jennifer Manzanillo" w:id="0" w:date="2026-07-30T12:50:50Z">
                    <w:pPr>
                      <w:numPr>
                        <w:ilvl w:val="0"/>
                        <w:numId w:val="15"/>
                      </w:numPr>
                      <w:spacing w:after="0" w:line="240" w:lineRule="auto"/>
                      <w:ind w:left="720" w:hanging="360"/>
                    </w:pPr>
                  </w:pPrChange>
                </w:pPr>
                <w:sdt>
                  <w:sdtPr>
                    <w:id w:val="-1768822161"/>
                    <w:tag w:val="goog_rdk_69"/>
                  </w:sdtPr>
                  <w:sdtContent>
                    <w:del w:author="Jennifer Manzanillo" w:id="17" w:date="2026-07-30T12:50:50Z"/>
                    <w:sdt>
                      <w:sdtPr>
                        <w:id w:val="-884494782"/>
                        <w:tag w:val="goog_rdk_70"/>
                      </w:sdtPr>
                      <w:sdtContent>
                        <w:del w:author="Jennifer Manzanillo" w:id="17" w:date="2026-07-30T12:50:50Z">
                          <w:r w:rsidDel="00000000" w:rsidR="00000000" w:rsidRPr="00000000">
                            <w:rPr>
                              <w:rFonts w:ascii="Arial" w:cs="Arial" w:eastAsia="Arial" w:hAnsi="Arial"/>
                              <w:sz w:val="32"/>
                              <w:szCs w:val="32"/>
                              <w:rtl w:val="0"/>
                              <w:rPrChange w:author="Jennifer Manzanillo" w:id="18" w:date="2026-07-30T12:50:50Z">
                                <w:rPr>
                                  <w:rFonts w:ascii="Arial" w:cs="Arial" w:eastAsia="Arial" w:hAnsi="Arial"/>
                                  <w:color w:val="000000"/>
                                  <w:sz w:val="32"/>
                                  <w:szCs w:val="32"/>
                                </w:rPr>
                              </w:rPrChange>
                            </w:rPr>
                            <w:delText xml:space="preserve">Jardins d ‘Eden</w:delText>
                          </w:r>
                        </w:del>
                      </w:sdtContent>
                    </w:sdt>
                    <w:del w:author="Jennifer Manzanillo" w:id="17" w:date="2026-07-30T12:50:50Z"/>
                  </w:sdtContent>
                </w:sdt>
                <w:sdt>
                  <w:sdtPr>
                    <w:id w:val="1837646494"/>
                    <w:tag w:val="goog_rdk_71"/>
                  </w:sdtPr>
                  <w:sdtContent>
                    <w:ins w:author="Jennifer Manzanillo" w:id="17" w:date="2026-07-30T12:50:50Z"/>
                    <w:sdt>
                      <w:sdtPr>
                        <w:id w:val="-1430168797"/>
                        <w:tag w:val="goog_rdk_72"/>
                      </w:sdtPr>
                      <w:sdtContent>
                        <w:ins w:author="Jennifer Manzanillo" w:id="17" w:date="2026-07-30T12:50:50Z">
                          <w:r w:rsidDel="00000000" w:rsidR="00000000" w:rsidRPr="00000000">
                            <w:rPr>
                              <w:rFonts w:ascii="Arial" w:cs="Arial" w:eastAsia="Arial" w:hAnsi="Arial"/>
                              <w:sz w:val="32"/>
                              <w:szCs w:val="32"/>
                              <w:rtl w:val="0"/>
                              <w:rPrChange w:author="Jennifer Manzanillo" w:id="18" w:date="2026-07-30T12:50:50Z">
                                <w:rPr>
                                  <w:rFonts w:ascii="Arial" w:cs="Arial" w:eastAsia="Arial" w:hAnsi="Arial"/>
                                  <w:color w:val="000000"/>
                                  <w:sz w:val="32"/>
                                  <w:szCs w:val="32"/>
                                </w:rPr>
                              </w:rPrChange>
                            </w:rPr>
                            <w:t xml:space="preserve">Garden of Eden</w:t>
                          </w:r>
                        </w:ins>
                      </w:sdtContent>
                    </w:sdt>
                    <w:ins w:author="Jennifer Manzanillo" w:id="17" w:date="2026-07-30T12:50:50Z"/>
                  </w:sdtContent>
                </w:sdt>
                <w:sdt>
                  <w:sdtPr>
                    <w:id w:val="461440988"/>
                    <w:tag w:val="goog_rdk_73"/>
                  </w:sdtPr>
                  <w:sdtContent>
                    <w:r w:rsidDel="00000000" w:rsidR="00000000" w:rsidRPr="00000000">
                      <w:rPr>
                        <w:rtl w:val="0"/>
                      </w:rPr>
                    </w:r>
                  </w:sdtContent>
                </w:sdt>
              </w:p>
            </w:sdtContent>
          </w:sdt>
          <w:sdt>
            <w:sdtPr>
              <w:id w:val="-1692885335"/>
              <w:tag w:val="goog_rdk_78"/>
            </w:sdtPr>
            <w:sdtContent>
              <w:p w:rsidR="00000000" w:rsidDel="00000000" w:rsidP="00000000" w:rsidRDefault="00000000" w:rsidRPr="00000000" w14:paraId="000000FF">
                <w:pPr>
                  <w:numPr>
                    <w:ilvl w:val="0"/>
                    <w:numId w:val="15"/>
                  </w:numPr>
                  <w:spacing w:after="0" w:line="240" w:lineRule="auto"/>
                  <w:ind w:left="720" w:hanging="360"/>
                  <w:rPr>
                    <w:ins w:author="Jennifer Manzanillo" w:id="19" w:date="2026-07-30T12:51:00Z"/>
                    <w:color w:val="000000"/>
                  </w:rPr>
                </w:pPr>
                <w:sdt>
                  <w:sdtPr>
                    <w:id w:val="-2011152676"/>
                    <w:tag w:val="goog_rdk_76"/>
                  </w:sdtPr>
                  <w:sdtContent>
                    <w:ins w:author="Jennifer Manzanillo" w:id="19" w:date="2026-07-30T12:51:00Z"/>
                    <w:sdt>
                      <w:sdtPr>
                        <w:id w:val="-1312179141"/>
                        <w:tag w:val="goog_rdk_77"/>
                      </w:sdtPr>
                      <w:sdtContent>
                        <w:ins w:author="Jennifer Manzanillo" w:id="19" w:date="2026-07-30T12:51:00Z">
                          <w:r w:rsidDel="00000000" w:rsidR="00000000" w:rsidRPr="00000000">
                            <w:rPr>
                              <w:rtl w:val="0"/>
                            </w:rPr>
                          </w:r>
                        </w:ins>
                      </w:sdtContent>
                    </w:sdt>
                    <w:ins w:author="Jennifer Manzanillo" w:id="19" w:date="2026-07-30T12:51:00Z"/>
                  </w:sdtContent>
                </w:sdt>
              </w:p>
            </w:sdtContent>
          </w:sdt>
          <w:sdt>
            <w:sdtPr>
              <w:id w:val="-1939507543"/>
              <w:tag w:val="goog_rdk_83"/>
            </w:sdtPr>
            <w:sdtContent>
              <w:p w:rsidR="00000000" w:rsidDel="00000000" w:rsidP="00000000" w:rsidRDefault="00000000" w:rsidRPr="00000000" w14:paraId="00000100">
                <w:pPr>
                  <w:numPr>
                    <w:ilvl w:val="0"/>
                    <w:numId w:val="15"/>
                  </w:numPr>
                  <w:spacing w:after="0" w:line="240" w:lineRule="auto"/>
                  <w:ind w:left="720" w:hanging="360"/>
                  <w:rPr>
                    <w:rFonts w:ascii="Arial" w:cs="Arial" w:eastAsia="Arial" w:hAnsi="Arial"/>
                    <w:sz w:val="32"/>
                    <w:szCs w:val="32"/>
                    <w:u w:val="none"/>
                    <w:rPrChange w:author="Jennifer Manzanillo" w:id="20" w:date="2026-07-30T12:51:00Z">
                      <w:rPr>
                        <w:color w:val="000000"/>
                      </w:rPr>
                    </w:rPrChange>
                  </w:rPr>
                  <w:pPrChange w:author="Jennifer Manzanillo" w:id="0" w:date="2026-07-30T12:51:00Z">
                    <w:pPr>
                      <w:numPr>
                        <w:ilvl w:val="0"/>
                        <w:numId w:val="15"/>
                      </w:numPr>
                      <w:spacing w:after="0" w:line="240" w:lineRule="auto"/>
                      <w:ind w:left="720" w:hanging="360"/>
                    </w:pPr>
                  </w:pPrChange>
                </w:pPr>
                <w:sdt>
                  <w:sdtPr>
                    <w:id w:val="-1809520624"/>
                    <w:tag w:val="goog_rdk_79"/>
                  </w:sdtPr>
                  <w:sdtContent>
                    <w:ins w:author="Jennifer Manzanillo" w:id="19" w:date="2026-07-30T12:51:00Z"/>
                    <w:sdt>
                      <w:sdtPr>
                        <w:id w:val="978893014"/>
                        <w:tag w:val="goog_rdk_80"/>
                      </w:sdtPr>
                      <w:sdtContent>
                        <w:ins w:author="Jennifer Manzanillo" w:id="19" w:date="2026-07-30T12:51:00Z">
                          <w:r w:rsidDel="00000000" w:rsidR="00000000" w:rsidRPr="00000000">
                            <w:rPr>
                              <w:rFonts w:ascii="Arial" w:cs="Arial" w:eastAsia="Arial" w:hAnsi="Arial"/>
                              <w:sz w:val="32"/>
                              <w:szCs w:val="32"/>
                              <w:rtl w:val="0"/>
                              <w:rPrChange w:author="Jennifer Manzanillo" w:id="18" w:date="2026-07-30T12:50:50Z">
                                <w:rPr>
                                  <w:rFonts w:ascii="Arial" w:cs="Arial" w:eastAsia="Arial" w:hAnsi="Arial"/>
                                  <w:color w:val="000000"/>
                                  <w:sz w:val="32"/>
                                  <w:szCs w:val="32"/>
                                </w:rPr>
                              </w:rPrChange>
                            </w:rPr>
                            <w:t xml:space="preserve">Tour of the village of Sahamvavy</w:t>
                          </w:r>
                        </w:ins>
                      </w:sdtContent>
                    </w:sdt>
                    <w:ins w:author="Jennifer Manzanillo" w:id="19" w:date="2026-07-30T12:51:00Z"/>
                  </w:sdtContent>
                </w:sdt>
                <w:sdt>
                  <w:sdtPr>
                    <w:id w:val="-1315882050"/>
                    <w:tag w:val="goog_rdk_81"/>
                  </w:sdtPr>
                  <w:sdtContent>
                    <w:del w:author="Jennifer Manzanillo" w:id="19" w:date="2026-07-30T12:51:00Z">
                      <w:r w:rsidDel="00000000" w:rsidR="00000000" w:rsidRPr="00000000">
                        <w:rPr>
                          <w:rFonts w:ascii="Arial" w:cs="Arial" w:eastAsia="Arial" w:hAnsi="Arial"/>
                          <w:color w:val="000000"/>
                          <w:sz w:val="32"/>
                          <w:szCs w:val="32"/>
                          <w:rtl w:val="0"/>
                        </w:rPr>
                        <w:delText xml:space="preserve">Le Village de Sahambavy</w:delText>
                      </w:r>
                    </w:del>
                  </w:sdtContent>
                </w:sdt>
                <w:sdt>
                  <w:sdtPr>
                    <w:id w:val="496938726"/>
                    <w:tag w:val="goog_rdk_82"/>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1">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 </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2">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Localisation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sdt>
            <w:sdtPr>
              <w:id w:val="-1814113177"/>
              <w:tag w:val="goog_rdk_89"/>
            </w:sdtPr>
            <w:sdtContent>
              <w:p w:rsidR="00000000" w:rsidDel="00000000" w:rsidP="00000000" w:rsidRDefault="00000000" w:rsidRPr="00000000" w14:paraId="00000103">
                <w:pPr>
                  <w:spacing w:after="0" w:line="240" w:lineRule="auto"/>
                  <w:rPr>
                    <w:ins w:author="Jennifer Manzanillo" w:id="21" w:date="2026-07-30T12:52:35Z"/>
                    <w:rFonts w:ascii="Arial" w:cs="Arial" w:eastAsia="Arial" w:hAnsi="Arial"/>
                    <w:sz w:val="32"/>
                    <w:szCs w:val="32"/>
                    <w:rPrChange w:author="Jennifer Manzanillo" w:id="22" w:date="2026-07-30T12:52:35Z">
                      <w:rPr>
                        <w:rFonts w:ascii="Times New Roman" w:cs="Times New Roman" w:eastAsia="Times New Roman" w:hAnsi="Times New Roman"/>
                        <w:sz w:val="32"/>
                        <w:szCs w:val="32"/>
                      </w:rPr>
                    </w:rPrChange>
                  </w:rPr>
                </w:pPr>
                <w:sdt>
                  <w:sdtPr>
                    <w:id w:val="17524418"/>
                    <w:tag w:val="goog_rdk_85"/>
                  </w:sdtPr>
                  <w:sdtContent>
                    <w:ins w:author="Jennifer Manzanillo" w:id="21" w:date="2026-07-30T12:52:35Z"/>
                    <w:sdt>
                      <w:sdtPr>
                        <w:id w:val="-904297448"/>
                        <w:tag w:val="goog_rdk_86"/>
                      </w:sdtPr>
                      <w:sdtContent>
                        <w:commentRangeStart w:id="2"/>
                      </w:sdtContent>
                    </w:sdt>
                    <w:ins w:author="Jennifer Manzanillo" w:id="21" w:date="2026-07-30T12:52:35Z">
                      <w:sdt>
                        <w:sdtPr>
                          <w:id w:val="1710347249"/>
                          <w:tag w:val="goog_rdk_87"/>
                        </w:sdtPr>
                        <w:sdtContent>
                          <w:commentRangeStart w:id="2"/>
                        </w:sdtContent>
                      </w:sdt>
                      <w:commentRangeEnd w:id="2"/>
                      <w:r w:rsidDel="00000000" w:rsidR="00000000" w:rsidRPr="00000000">
                        <w:commentReference w:id="2"/>
                      </w:r>
                      <w:sdt>
                        <w:sdtPr>
                          <w:id w:val="1137119797"/>
                          <w:tag w:val="goog_rdk_88"/>
                        </w:sdtPr>
                        <w:sdtContent>
                          <w:r w:rsidDel="00000000" w:rsidR="00000000" w:rsidRPr="00000000">
                            <w:rPr>
                              <w:rtl w:val="0"/>
                            </w:rPr>
                          </w:r>
                        </w:sdtContent>
                      </w:sdt>
                    </w:ins>
                  </w:sdtContent>
                </w:sdt>
              </w:p>
            </w:sdtContent>
          </w:sdt>
          <w:sdt>
            <w:sdtPr>
              <w:id w:val="1246885798"/>
              <w:tag w:val="goog_rdk_96"/>
            </w:sdtPr>
            <w:sdtContent>
              <w:p w:rsidR="00000000" w:rsidDel="00000000" w:rsidP="00000000" w:rsidRDefault="00000000" w:rsidRPr="00000000" w14:paraId="00000104">
                <w:pPr>
                  <w:spacing w:after="0" w:line="240" w:lineRule="auto"/>
                  <w:rPr>
                    <w:rFonts w:ascii="Arial" w:cs="Arial" w:eastAsia="Arial" w:hAnsi="Arial"/>
                    <w:sz w:val="32"/>
                    <w:szCs w:val="32"/>
                    <w:rPrChange w:author="Jennifer Manzanillo" w:id="22" w:date="2026-07-30T12:52:35Z">
                      <w:rPr>
                        <w:rFonts w:ascii="Times New Roman" w:cs="Times New Roman" w:eastAsia="Times New Roman" w:hAnsi="Times New Roman"/>
                        <w:sz w:val="32"/>
                        <w:szCs w:val="32"/>
                      </w:rPr>
                    </w:rPrChange>
                  </w:rPr>
                </w:pPr>
                <w:sdt>
                  <w:sdtPr>
                    <w:id w:val="742797710"/>
                    <w:tag w:val="goog_rdk_91"/>
                  </w:sdtPr>
                  <w:sdtContent>
                    <w:del w:author="Jennifer Manzanillo" w:id="21" w:date="2026-07-30T12:52:35Z"/>
                    <w:sdt>
                      <w:sdtPr>
                        <w:id w:val="-1916867281"/>
                        <w:tag w:val="goog_rdk_92"/>
                      </w:sdtPr>
                      <w:sdtContent>
                        <w:del w:author="Jennifer Manzanillo" w:id="21" w:date="2026-07-30T12:52:35Z">
                          <w:r w:rsidDel="00000000" w:rsidR="00000000" w:rsidRPr="00000000">
                            <w:rPr>
                              <w:rFonts w:ascii="Arial" w:cs="Arial" w:eastAsia="Arial" w:hAnsi="Arial"/>
                              <w:sz w:val="32"/>
                              <w:szCs w:val="32"/>
                              <w:rtl w:val="0"/>
                              <w:rPrChange w:author="Jennifer Manzanillo" w:id="22" w:date="2026-07-30T12:52:35Z">
                                <w:rPr>
                                  <w:rFonts w:ascii="Arial" w:cs="Arial" w:eastAsia="Arial" w:hAnsi="Arial"/>
                                  <w:color w:val="000000"/>
                                  <w:sz w:val="32"/>
                                  <w:szCs w:val="32"/>
                                </w:rPr>
                              </w:rPrChange>
                            </w:rPr>
                            <w:delText xml:space="preserve">Localisation</w:delText>
                          </w:r>
                        </w:del>
                      </w:sdtContent>
                    </w:sdt>
                    <w:del w:author="Jennifer Manzanillo" w:id="21" w:date="2026-07-30T12:52:35Z"/>
                  </w:sdtContent>
                </w:sdt>
                <w:sdt>
                  <w:sdtPr>
                    <w:id w:val="416345184"/>
                    <w:tag w:val="goog_rdk_93"/>
                  </w:sdtPr>
                  <w:sdtContent>
                    <w:ins w:author="Jennifer Manzanillo" w:id="21" w:date="2026-07-30T12:52:35Z"/>
                    <w:sdt>
                      <w:sdtPr>
                        <w:id w:val="-42740989"/>
                        <w:tag w:val="goog_rdk_94"/>
                      </w:sdtPr>
                      <w:sdtContent>
                        <w:ins w:author="Jennifer Manzanillo" w:id="21" w:date="2026-07-30T12:52:35Z">
                          <w:r w:rsidDel="00000000" w:rsidR="00000000" w:rsidRPr="00000000">
                            <w:rPr>
                              <w:rFonts w:ascii="Arial" w:cs="Arial" w:eastAsia="Arial" w:hAnsi="Arial"/>
                              <w:sz w:val="32"/>
                              <w:szCs w:val="32"/>
                              <w:rtl w:val="0"/>
                              <w:rPrChange w:author="Jennifer Manzanillo" w:id="22" w:date="2026-07-30T12:52:35Z">
                                <w:rPr>
                                  <w:rFonts w:ascii="Arial" w:cs="Arial" w:eastAsia="Arial" w:hAnsi="Arial"/>
                                  <w:color w:val="000000"/>
                                  <w:sz w:val="32"/>
                                  <w:szCs w:val="32"/>
                                </w:rPr>
                              </w:rPrChange>
                            </w:rPr>
                            <w:t xml:space="preserve"> Locate Us</w:t>
                          </w:r>
                        </w:ins>
                      </w:sdtContent>
                    </w:sdt>
                    <w:ins w:author="Jennifer Manzanillo" w:id="21" w:date="2026-07-30T12:52:35Z"/>
                  </w:sdtContent>
                </w:sdt>
                <w:sdt>
                  <w:sdtPr>
                    <w:id w:val="-1295540977"/>
                    <w:tag w:val="goog_rdk_95"/>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 </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Contactez nous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Contactez-nous / Commentaires / Réservez en ligne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 </w:t>
            </w:r>
            <w:r w:rsidDel="00000000" w:rsidR="00000000" w:rsidRPr="00000000">
              <w:rPr>
                <w:rtl w:val="0"/>
              </w:rPr>
            </w:r>
          </w:p>
        </w:tc>
      </w:tr>
    </w:tbl>
    <w:p w:rsidR="00000000" w:rsidDel="00000000" w:rsidP="00000000" w:rsidRDefault="00000000" w:rsidRPr="00000000" w14:paraId="00000109">
      <w:pPr>
        <w:rPr>
          <w:sz w:val="32"/>
          <w:szCs w:val="32"/>
        </w:rPr>
      </w:pPr>
      <w:r w:rsidDel="00000000" w:rsidR="00000000" w:rsidRPr="00000000">
        <w:rPr>
          <w:rtl w:val="0"/>
        </w:rPr>
      </w:r>
    </w:p>
    <w:p w:rsidR="00000000" w:rsidDel="00000000" w:rsidP="00000000" w:rsidRDefault="00000000" w:rsidRPr="00000000" w14:paraId="0000010A">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HOME</w:t>
      </w:r>
    </w:p>
    <w:p w:rsidR="00000000" w:rsidDel="00000000" w:rsidP="00000000" w:rsidRDefault="00000000" w:rsidRPr="00000000" w14:paraId="0000010B">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Charm &amp; Comfort in the Heart of Nature</w:t>
      </w:r>
    </w:p>
    <w:p w:rsidR="00000000" w:rsidDel="00000000" w:rsidP="00000000" w:rsidRDefault="00000000" w:rsidRPr="00000000" w14:paraId="0000010C">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If there is </w:t>
      </w:r>
      <w:sdt>
        <w:sdtPr>
          <w:id w:val="-2035614113"/>
          <w:tag w:val="goog_rdk_97"/>
        </w:sdtPr>
        <w:sdtContent>
          <w:ins w:author="Jennifer Manzanillo" w:id="23" w:date="2026-07-30T12:57:08Z">
            <w:r w:rsidDel="00000000" w:rsidR="00000000" w:rsidRPr="00000000">
              <w:rPr>
                <w:rFonts w:ascii="Times New Roman" w:cs="Times New Roman" w:eastAsia="Times New Roman" w:hAnsi="Times New Roman"/>
                <w:sz w:val="32"/>
                <w:szCs w:val="32"/>
                <w:rtl w:val="0"/>
              </w:rPr>
              <w:t xml:space="preserve">a</w:t>
            </w:r>
          </w:ins>
          <w:sdt>
            <w:sdtPr>
              <w:id w:val="968061327"/>
              <w:tag w:val="goog_rdk_98"/>
            </w:sdtPr>
            <w:sdtContent>
              <w:ins w:author="Jennifer Manzanillo" w:id="23" w:date="2026-07-30T12:57:08Z">
                <w:r w:rsidDel="00000000" w:rsidR="00000000" w:rsidRPr="00000000">
                  <w:rPr>
                    <w:rFonts w:ascii="Times New Roman" w:cs="Times New Roman" w:eastAsia="Times New Roman" w:hAnsi="Times New Roman"/>
                    <w:sz w:val="32"/>
                    <w:szCs w:val="32"/>
                    <w:rtl w:val="0"/>
                    <w:rPrChange w:author="Jennifer Manzanillo" w:id="24" w:date="2026-07-30T12:57:08Z">
                      <w:rPr>
                        <w:rFonts w:ascii="Times New Roman" w:cs="Times New Roman" w:eastAsia="Times New Roman" w:hAnsi="Times New Roman"/>
                        <w:sz w:val="32"/>
                        <w:szCs w:val="32"/>
                      </w:rPr>
                    </w:rPrChange>
                  </w:rPr>
                  <w:t xml:space="preserve"> true sanctuary on Earth</w:t>
                </w:r>
              </w:ins>
            </w:sdtContent>
          </w:sdt>
          <w:ins w:author="Jennifer Manzanillo" w:id="23" w:date="2026-07-30T12:57:08Z"/>
        </w:sdtContent>
      </w:sdt>
      <w:sdt>
        <w:sdtPr>
          <w:id w:val="-660087609"/>
          <w:tag w:val="goog_rdk_99"/>
        </w:sdtPr>
        <w:sdtContent>
          <w:del w:author="Jennifer Manzanillo" w:id="23" w:date="2026-07-30T12:57:08Z">
            <w:r w:rsidDel="00000000" w:rsidR="00000000" w:rsidRPr="00000000">
              <w:rPr>
                <w:rFonts w:ascii="Times New Roman" w:cs="Times New Roman" w:eastAsia="Times New Roman" w:hAnsi="Times New Roman"/>
                <w:sz w:val="32"/>
                <w:szCs w:val="32"/>
                <w:rtl w:val="0"/>
              </w:rPr>
              <w:delText xml:space="preserve">a paradise on Earth</w:delText>
            </w:r>
          </w:del>
        </w:sdtContent>
      </w:sdt>
      <w:r w:rsidDel="00000000" w:rsidR="00000000" w:rsidRPr="00000000">
        <w:rPr>
          <w:rFonts w:ascii="Times New Roman" w:cs="Times New Roman" w:eastAsia="Times New Roman" w:hAnsi="Times New Roman"/>
          <w:sz w:val="32"/>
          <w:szCs w:val="32"/>
          <w:rtl w:val="0"/>
        </w:rPr>
        <w:t xml:space="preserve">, this is where it is found... Stretching over </w:t>
      </w:r>
      <w:sdt>
        <w:sdtPr>
          <w:id w:val="-63537429"/>
          <w:tag w:val="goog_rdk_100"/>
        </w:sdtPr>
        <w:sdtContent>
          <w:ins w:author="Jennifer Manzanillo" w:id="25" w:date="2026-07-30T12:56:19Z">
            <w:r w:rsidDel="00000000" w:rsidR="00000000" w:rsidRPr="00000000">
              <w:rPr>
                <w:rFonts w:ascii="Times New Roman" w:cs="Times New Roman" w:eastAsia="Times New Roman" w:hAnsi="Times New Roman"/>
                <w:sz w:val="32"/>
                <w:szCs w:val="32"/>
                <w:rtl w:val="0"/>
              </w:rPr>
              <w:t xml:space="preserve">a</w:t>
            </w:r>
          </w:ins>
          <w:sdt>
            <w:sdtPr>
              <w:id w:val="1729675592"/>
              <w:tag w:val="goog_rdk_101"/>
            </w:sdtPr>
            <w:sdtContent>
              <w:ins w:author="Jennifer Manzanillo" w:id="25" w:date="2026-07-30T12:56:19Z">
                <w:r w:rsidDel="00000000" w:rsidR="00000000" w:rsidRPr="00000000">
                  <w:rPr>
                    <w:rFonts w:ascii="Times New Roman" w:cs="Times New Roman" w:eastAsia="Times New Roman" w:hAnsi="Times New Roman"/>
                    <w:sz w:val="32"/>
                    <w:szCs w:val="32"/>
                    <w:rtl w:val="0"/>
                    <w:rPrChange w:author="Jennifer Manzanillo" w:id="26" w:date="2026-07-30T12:56:19Z">
                      <w:rPr>
                        <w:rFonts w:ascii="Times New Roman" w:cs="Times New Roman" w:eastAsia="Times New Roman" w:hAnsi="Times New Roman"/>
                        <w:sz w:val="32"/>
                        <w:szCs w:val="32"/>
                      </w:rPr>
                    </w:rPrChange>
                  </w:rPr>
                  <w:t xml:space="preserve">cross 5,000 km of coastline</w:t>
                </w:r>
              </w:ins>
            </w:sdtContent>
          </w:sdt>
          <w:ins w:author="Jennifer Manzanillo" w:id="25" w:date="2026-07-30T12:56:19Z"/>
        </w:sdtContent>
      </w:sdt>
      <w:sdt>
        <w:sdtPr>
          <w:id w:val="-586085013"/>
          <w:tag w:val="goog_rdk_102"/>
        </w:sdtPr>
        <w:sdtContent>
          <w:del w:author="Jennifer Manzanillo" w:id="25" w:date="2026-07-30T12:56:19Z">
            <w:r w:rsidDel="00000000" w:rsidR="00000000" w:rsidRPr="00000000">
              <w:rPr>
                <w:rFonts w:ascii="Times New Roman" w:cs="Times New Roman" w:eastAsia="Times New Roman" w:hAnsi="Times New Roman"/>
                <w:sz w:val="32"/>
                <w:szCs w:val="32"/>
                <w:rtl w:val="0"/>
              </w:rPr>
              <w:delText xml:space="preserve">5,000 km of coastline, </w:delText>
            </w:r>
          </w:del>
        </w:sdtContent>
      </w:sdt>
      <w:r w:rsidDel="00000000" w:rsidR="00000000" w:rsidRPr="00000000">
        <w:rPr>
          <w:rFonts w:ascii="Times New Roman" w:cs="Times New Roman" w:eastAsia="Times New Roman" w:hAnsi="Times New Roman"/>
          <w:sz w:val="32"/>
          <w:szCs w:val="32"/>
          <w:rtl w:val="0"/>
        </w:rPr>
        <w:t xml:space="preserve">Madagascar is bordered by the turquoise waters of the Indian Ocean and the Mozambique Channel, where silver-crested waves meet pristine shores. The land of </w:t>
      </w:r>
      <w:r w:rsidDel="00000000" w:rsidR="00000000" w:rsidRPr="00000000">
        <w:rPr>
          <w:rFonts w:ascii="Times New Roman" w:cs="Times New Roman" w:eastAsia="Times New Roman" w:hAnsi="Times New Roman"/>
          <w:i w:val="1"/>
          <w:iCs w:val="1"/>
          <w:sz w:val="32"/>
          <w:szCs w:val="32"/>
          <w:rtl w:val="0"/>
        </w:rPr>
        <w:t xml:space="preserve">"mora mora"</w:t>
      </w:r>
      <w:r w:rsidDel="00000000" w:rsidR="00000000" w:rsidRPr="00000000">
        <w:rPr>
          <w:rFonts w:ascii="Times New Roman" w:cs="Times New Roman" w:eastAsia="Times New Roman" w:hAnsi="Times New Roman"/>
          <w:sz w:val="32"/>
          <w:szCs w:val="32"/>
          <w:rtl w:val="0"/>
        </w:rPr>
        <w:t xml:space="preserve">—the Malagasy philosophy of taking life slowly—invites you to embrace a gentler pace and experience the legendary warmth and hospitality of its people.</w:t>
      </w:r>
    </w:p>
    <w:p w:rsidR="00000000" w:rsidDel="00000000" w:rsidP="00000000" w:rsidRDefault="00000000" w:rsidRPr="00000000" w14:paraId="0000010D">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Madagascar, one of the world's greatest natural wonders, opens its heart to you. Its very name evokes a sense of magic, blending exotic fragrances, vibrant colours, and breathtaking landscapes that awaken the senses and inspire the imagination.</w:t>
      </w:r>
    </w:p>
    <w:p w:rsidR="00000000" w:rsidDel="00000000" w:rsidP="00000000" w:rsidRDefault="00000000" w:rsidRPr="00000000" w14:paraId="0000010E">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WELCOME TO LAC HOTEL</w:t>
      </w:r>
    </w:p>
    <w:p w:rsidR="00000000" w:rsidDel="00000000" w:rsidP="00000000" w:rsidRDefault="00000000" w:rsidRPr="00000000" w14:paraId="0000010F">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 essential stop on your journey through Madagascar, Lac Hotel enjoys an ideal location halfway between the island's north and south along the famous RN7 route. Nestled on the shores of Lake Sahambavy and at the foot of lush green hills, the hotel offers breathtaking views over Madagascar's only tea plantation, which extends across more than 520 hectares.</w:t>
      </w:r>
    </w:p>
    <w:sdt>
      <w:sdtPr>
        <w:id w:val="1184192667"/>
        <w:tag w:val="goog_rdk_105"/>
      </w:sdtPr>
      <w:sdtContent>
        <w:p w:rsidR="00000000" w:rsidDel="00000000" w:rsidP="00000000" w:rsidRDefault="00000000" w:rsidRPr="00000000" w14:paraId="00000110">
          <w:pPr>
            <w:spacing w:after="280" w:before="280" w:line="240" w:lineRule="auto"/>
            <w:rPr>
              <w:ins w:author="Jennifer Manzanillo" w:id="27" w:date="2026-07-30T13:07:19Z"/>
              <w:rFonts w:ascii="Times New Roman" w:cs="Times New Roman" w:eastAsia="Times New Roman" w:hAnsi="Times New Roman"/>
              <w:sz w:val="32"/>
              <w:szCs w:val="32"/>
            </w:rPr>
          </w:pPr>
          <w:sdt>
            <w:sdtPr>
              <w:id w:val="-740936181"/>
              <w:tag w:val="goog_rdk_104"/>
            </w:sdtPr>
            <w:sdtContent>
              <w:ins w:author="Jennifer Manzanillo" w:id="27" w:date="2026-07-30T13:07:19Z">
                <w:r w:rsidDel="00000000" w:rsidR="00000000" w:rsidRPr="00000000">
                  <w:rPr>
                    <w:rtl w:val="0"/>
                  </w:rPr>
                </w:r>
              </w:ins>
            </w:sdtContent>
          </w:sdt>
        </w:p>
      </w:sdtContent>
    </w:sdt>
    <w:sdt>
      <w:sdtPr>
        <w:id w:val="-523407763"/>
        <w:tag w:val="goog_rdk_108"/>
      </w:sdtPr>
      <w:sdtContent>
        <w:p w:rsidR="00000000" w:rsidDel="00000000" w:rsidP="00000000" w:rsidRDefault="00000000" w:rsidRPr="00000000" w14:paraId="00000111">
          <w:pPr>
            <w:spacing w:after="280" w:before="280" w:line="240" w:lineRule="auto"/>
            <w:rPr>
              <w:del w:author="Jennifer Manzanillo" w:id="27" w:date="2026-07-30T13:07:19Z"/>
              <w:rFonts w:ascii="Times New Roman" w:cs="Times New Roman" w:eastAsia="Times New Roman" w:hAnsi="Times New Roman"/>
              <w:sz w:val="32"/>
              <w:szCs w:val="32"/>
            </w:rPr>
          </w:pPr>
          <w:sdt>
            <w:sdtPr>
              <w:id w:val="344051500"/>
              <w:tag w:val="goog_rdk_107"/>
            </w:sdtPr>
            <w:sdtContent>
              <w:del w:author="Jennifer Manzanillo" w:id="27" w:date="2026-07-30T13:07:19Z">
                <w:r w:rsidDel="00000000" w:rsidR="00000000" w:rsidRPr="00000000">
                  <w:rPr>
                    <w:rFonts w:ascii="Times New Roman" w:cs="Times New Roman" w:eastAsia="Times New Roman" w:hAnsi="Times New Roman"/>
                    <w:sz w:val="32"/>
                    <w:szCs w:val="32"/>
                    <w:rtl w:val="0"/>
                  </w:rPr>
                  <w:delText xml:space="preserve">Set within a luxuriant tropical garden, our charming traditional bungalows on stilts provide a peaceful retreat where nature, comfort, and authentic Malagasy hospitality come together to create an unforgettable stay.</w:delText>
                </w:r>
              </w:del>
            </w:sdtContent>
          </w:sdt>
        </w:p>
      </w:sdtContent>
    </w:sdt>
    <w:sdt>
      <w:sdtPr>
        <w:id w:val="1521664405"/>
        <w:tag w:val="goog_rdk_112"/>
      </w:sdtPr>
      <w:sdtContent>
        <w:p w:rsidR="00000000" w:rsidDel="00000000" w:rsidP="00000000" w:rsidRDefault="00000000" w:rsidRPr="00000000" w14:paraId="00000112">
          <w:pPr>
            <w:spacing w:after="280" w:before="280" w:line="240" w:lineRule="auto"/>
            <w:rPr>
              <w:ins w:author="Jennifer Manzanillo" w:id="28" w:date="2026-07-30T13:07:22Z"/>
              <w:rFonts w:ascii="Times New Roman" w:cs="Times New Roman" w:eastAsia="Times New Roman" w:hAnsi="Times New Roman"/>
              <w:sz w:val="32"/>
              <w:szCs w:val="32"/>
            </w:rPr>
          </w:pPr>
          <w:sdt>
            <w:sdtPr>
              <w:id w:val="-1305863626"/>
              <w:tag w:val="goog_rdk_109"/>
            </w:sdtPr>
            <w:sdtContent>
              <w:del w:author="Jennifer Manzanillo" w:id="27" w:date="2026-07-30T13:07:19Z">
                <w:r w:rsidDel="00000000" w:rsidR="00000000" w:rsidRPr="00000000">
                  <w:rPr>
                    <w:rFonts w:ascii="Times New Roman" w:cs="Times New Roman" w:eastAsia="Times New Roman" w:hAnsi="Times New Roman"/>
                    <w:sz w:val="32"/>
                    <w:szCs w:val="32"/>
                    <w:rtl w:val="0"/>
                  </w:rPr>
                  <w:delText xml:space="preserve">Stay in charming traditional stilt bungalows, nestled within the heart of a lush tropical garden. Lac Hotel captivates guests with its peaceful atmosphere, beautifully landscaped surroundings, and attentive, personalised service.</w:delText>
                </w:r>
              </w:del>
            </w:sdtContent>
          </w:sdt>
          <w:sdt>
            <w:sdtPr>
              <w:id w:val="693060439"/>
              <w:tag w:val="goog_rdk_110"/>
            </w:sdtPr>
            <w:sdtContent>
              <w:ins w:author="Jennifer Manzanillo" w:id="28" w:date="2026-07-30T13:07:22Z"/>
              <w:sdt>
                <w:sdtPr>
                  <w:id w:val="-1766208394"/>
                  <w:tag w:val="goog_rdk_111"/>
                </w:sdtPr>
                <w:sdtContent>
                  <w:commentRangeStart w:id="3"/>
                </w:sdtContent>
              </w:sdt>
              <w:ins w:author="Jennifer Manzanillo" w:id="28" w:date="2026-07-30T13:07:22Z">
                <w:r w:rsidDel="00000000" w:rsidR="00000000" w:rsidRPr="00000000">
                  <w:rPr>
                    <w:rtl w:val="0"/>
                  </w:rPr>
                </w:r>
              </w:ins>
            </w:sdtContent>
          </w:sdt>
        </w:p>
      </w:sdtContent>
    </w:sdt>
    <w:p w:rsidR="00000000" w:rsidDel="00000000" w:rsidP="00000000" w:rsidRDefault="00000000" w:rsidRPr="00000000" w14:paraId="00000113">
      <w:pPr>
        <w:spacing w:after="280" w:before="280" w:line="240" w:lineRule="auto"/>
        <w:rPr>
          <w:rFonts w:ascii="Times New Roman" w:cs="Times New Roman" w:eastAsia="Times New Roman" w:hAnsi="Times New Roman"/>
          <w:sz w:val="32"/>
          <w:szCs w:val="32"/>
        </w:rPr>
      </w:pPr>
      <w:sdt>
        <w:sdtPr>
          <w:id w:val="-1433997334"/>
          <w:tag w:val="goog_rdk_113"/>
        </w:sdtPr>
        <w:sdtContent>
          <w:ins w:author="Jennifer Manzanillo" w:id="28" w:date="2026-07-30T13:07:22Z"/>
          <w:sdt>
            <w:sdtPr>
              <w:id w:val="-231608375"/>
              <w:tag w:val="goog_rdk_114"/>
            </w:sdtPr>
            <w:sdtContent>
              <w:commentRangeStart w:id="3"/>
            </w:sdtContent>
          </w:sdt>
          <w:ins w:author="Jennifer Manzanillo" w:id="28" w:date="2026-07-30T13:07:22Z">
            <w:commentRangeEnd w:id="3"/>
            <w:r w:rsidDel="00000000" w:rsidR="00000000" w:rsidRPr="00000000">
              <w:commentReference w:id="3"/>
            </w:r>
            <w:sdt>
              <w:sdtPr>
                <w:id w:val="1514271709"/>
                <w:tag w:val="goog_rdk_115"/>
              </w:sdtPr>
              <w:sdtContent>
                <w:r w:rsidDel="00000000" w:rsidR="00000000" w:rsidRPr="00000000">
                  <w:rPr>
                    <w:rFonts w:ascii="Times New Roman" w:cs="Times New Roman" w:eastAsia="Times New Roman" w:hAnsi="Times New Roman"/>
                    <w:sz w:val="32"/>
                    <w:szCs w:val="32"/>
                    <w:rtl w:val="0"/>
                    <w:rPrChange w:author="Jennifer Manzanillo" w:id="29" w:date="2026-07-30T13:07:22Z">
                      <w:rPr>
                        <w:rFonts w:ascii="Times New Roman" w:cs="Times New Roman" w:eastAsia="Times New Roman" w:hAnsi="Times New Roman"/>
                        <w:sz w:val="32"/>
                        <w:szCs w:val="32"/>
                      </w:rPr>
                    </w:rPrChange>
                  </w:rPr>
                  <w:t xml:space="preserve">Set within a luxuriant tropical garden, our charming traditional bungalows on stilts provide a peaceful retreat where nature, comfort, and authentic Malagasy hospitality come together. Captivating guests with beautifully landscaped surroundings and attentive, personalized service, Lac Hotel is designed for total relaxation.</w:t>
                </w:r>
              </w:sdtContent>
            </w:sdt>
          </w:ins>
        </w:sdtContent>
      </w:sdt>
      <w:r w:rsidDel="00000000" w:rsidR="00000000" w:rsidRPr="00000000">
        <w:rPr>
          <w:rtl w:val="0"/>
        </w:rPr>
      </w:r>
    </w:p>
    <w:p w:rsidR="00000000" w:rsidDel="00000000" w:rsidP="00000000" w:rsidRDefault="00000000" w:rsidRPr="00000000" w14:paraId="00000114">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Here, every detail matters. As a family-run hotel, our ambition is to offer you much more than just accommodation—we want you to feel truly at home. From the moment you arrive, you will be welcomed with genuine care, warmth, and hospitality.</w:t>
      </w:r>
    </w:p>
    <w:p w:rsidR="00000000" w:rsidDel="00000000" w:rsidP="00000000" w:rsidRDefault="00000000" w:rsidRPr="00000000" w14:paraId="00000115">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Ideally located for exploring the many attractions of the region, the hotel also offers an authentic introduction to the traditions and rich cultural heritage of the </w:t>
      </w:r>
      <w:r w:rsidDel="00000000" w:rsidR="00000000" w:rsidRPr="00000000">
        <w:rPr>
          <w:rFonts w:ascii="Times New Roman" w:cs="Times New Roman" w:eastAsia="Times New Roman" w:hAnsi="Times New Roman"/>
          <w:b w:val="1"/>
          <w:bCs w:val="1"/>
          <w:sz w:val="32"/>
          <w:szCs w:val="32"/>
          <w:rtl w:val="0"/>
        </w:rPr>
        <w:t xml:space="preserve">Betsileo</w:t>
      </w:r>
      <w:r w:rsidDel="00000000" w:rsidR="00000000" w:rsidRPr="00000000">
        <w:rPr>
          <w:rFonts w:ascii="Times New Roman" w:cs="Times New Roman" w:eastAsia="Times New Roman" w:hAnsi="Times New Roman"/>
          <w:sz w:val="32"/>
          <w:szCs w:val="32"/>
          <w:rtl w:val="0"/>
        </w:rPr>
        <w:t xml:space="preserve"> people.</w:t>
      </w:r>
    </w:p>
    <w:p w:rsidR="00000000" w:rsidDel="00000000" w:rsidP="00000000" w:rsidRDefault="00000000" w:rsidRPr="00000000" w14:paraId="00000116">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OUR PHILOSOPHY: Responsible and Sustainable Tourism</w:t>
      </w:r>
    </w:p>
    <w:p w:rsidR="00000000" w:rsidDel="00000000" w:rsidP="00000000" w:rsidRDefault="00000000" w:rsidRPr="00000000" w14:paraId="00000117">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At Lac Hotel, we are firmly committed to:</w:t>
      </w:r>
    </w:p>
    <w:p w:rsidR="00000000" w:rsidDel="00000000" w:rsidP="00000000" w:rsidRDefault="00000000" w:rsidRPr="00000000" w14:paraId="00000118">
      <w:pPr>
        <w:numPr>
          <w:ilvl w:val="0"/>
          <w:numId w:val="11"/>
        </w:numPr>
        <w:spacing w:after="0" w:before="280" w:line="240" w:lineRule="auto"/>
        <w:ind w:left="720" w:hanging="360"/>
        <w:rPr/>
      </w:pPr>
      <w:r w:rsidDel="00000000" w:rsidR="00000000" w:rsidRPr="00000000">
        <w:rPr>
          <w:rFonts w:ascii="Times New Roman" w:cs="Times New Roman" w:eastAsia="Times New Roman" w:hAnsi="Times New Roman"/>
          <w:sz w:val="32"/>
          <w:szCs w:val="32"/>
          <w:rtl w:val="0"/>
        </w:rPr>
        <w:t xml:space="preserve">Reducing our environmental impact while enhancing our positive social impact.</w:t>
      </w:r>
    </w:p>
    <w:p w:rsidR="00000000" w:rsidDel="00000000" w:rsidP="00000000" w:rsidRDefault="00000000" w:rsidRPr="00000000" w14:paraId="00000119">
      <w:pPr>
        <w:numPr>
          <w:ilvl w:val="0"/>
          <w:numId w:val="11"/>
        </w:numPr>
        <w:spacing w:after="280" w:before="0" w:line="240" w:lineRule="auto"/>
        <w:ind w:left="720" w:hanging="360"/>
        <w:rPr/>
      </w:pPr>
      <w:r w:rsidDel="00000000" w:rsidR="00000000" w:rsidRPr="00000000">
        <w:rPr>
          <w:rFonts w:ascii="Times New Roman" w:cs="Times New Roman" w:eastAsia="Times New Roman" w:hAnsi="Times New Roman"/>
          <w:sz w:val="32"/>
          <w:szCs w:val="32"/>
          <w:rtl w:val="0"/>
        </w:rPr>
        <w:t xml:space="preserve">Supporting the development of the rural economy by promoting local employment and showcasing the agricultural wealth of the village of Sahambavy.</w:t>
      </w:r>
    </w:p>
    <w:p w:rsidR="00000000" w:rsidDel="00000000" w:rsidP="00000000" w:rsidRDefault="00000000" w:rsidRPr="00000000" w14:paraId="0000011A">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As part of our authentic and sustainable approach, we produce much of what we serve ourselves. This includes dairy products (cheese and yoghurt), honey, homemade bread, jams, and fresh fruit and vegetables grown on our property, particularly in our lemon orchard. This commitment enables us to provide our guests with fresh, healthy, high-quality products.</w:t>
      </w:r>
    </w:p>
    <w:sdt>
      <w:sdtPr>
        <w:id w:val="-393117145"/>
        <w:tag w:val="goog_rdk_119"/>
      </w:sdtPr>
      <w:sdtContent>
        <w:p w:rsidR="00000000" w:rsidDel="00000000" w:rsidP="00000000" w:rsidRDefault="00000000" w:rsidRPr="00000000" w14:paraId="0000011B">
          <w:pPr>
            <w:spacing w:after="280" w:before="280" w:line="240" w:lineRule="auto"/>
            <w:rPr>
              <w:ins w:author="Jennifer Manzanillo" w:id="30" w:date="2026-07-30T13:16:14Z"/>
              <w:rFonts w:ascii="Times New Roman" w:cs="Times New Roman" w:eastAsia="Times New Roman" w:hAnsi="Times New Roman"/>
              <w:sz w:val="32"/>
              <w:szCs w:val="32"/>
            </w:rPr>
          </w:pPr>
          <w:sdt>
            <w:sdtPr>
              <w:id w:val="682196687"/>
              <w:tag w:val="goog_rdk_117"/>
            </w:sdtPr>
            <w:sdtContent>
              <w:ins w:author="Jennifer Manzanillo" w:id="30" w:date="2026-07-30T13:16:14Z"/>
              <w:sdt>
                <w:sdtPr>
                  <w:id w:val="-1404134025"/>
                  <w:tag w:val="goog_rdk_118"/>
                </w:sdtPr>
                <w:sdtContent>
                  <w:commentRangeStart w:id="4"/>
                </w:sdtContent>
              </w:sdt>
              <w:ins w:author="Jennifer Manzanillo" w:id="30" w:date="2026-07-30T13:16:14Z">
                <w:r w:rsidDel="00000000" w:rsidR="00000000" w:rsidRPr="00000000">
                  <w:rPr>
                    <w:rtl w:val="0"/>
                  </w:rPr>
                </w:r>
              </w:ins>
            </w:sdtContent>
          </w:sdt>
        </w:p>
      </w:sdtContent>
    </w:sdt>
    <w:p w:rsidR="00000000" w:rsidDel="00000000" w:rsidP="00000000" w:rsidRDefault="00000000" w:rsidRPr="00000000" w14:paraId="0000011C">
      <w:pPr>
        <w:spacing w:after="280" w:before="280" w:line="240" w:lineRule="auto"/>
        <w:rPr>
          <w:rFonts w:ascii="Times New Roman" w:cs="Times New Roman" w:eastAsia="Times New Roman" w:hAnsi="Times New Roman"/>
          <w:sz w:val="32"/>
          <w:szCs w:val="32"/>
        </w:rPr>
      </w:pPr>
      <w:sdt>
        <w:sdtPr>
          <w:id w:val="-887872429"/>
          <w:tag w:val="goog_rdk_121"/>
        </w:sdtPr>
        <w:sdtContent>
          <w:del w:author="Jennifer Manzanillo" w:id="30" w:date="2026-07-30T13:16:14Z">
            <w:commentRangeEnd w:id="4"/>
            <w:r w:rsidDel="00000000" w:rsidR="00000000" w:rsidRPr="00000000">
              <w:commentReference w:id="4"/>
            </w:r>
            <w:r w:rsidDel="00000000" w:rsidR="00000000" w:rsidRPr="00000000">
              <w:rPr>
                <w:rFonts w:ascii="Times New Roman" w:cs="Times New Roman" w:eastAsia="Times New Roman" w:hAnsi="Times New Roman"/>
                <w:sz w:val="32"/>
                <w:szCs w:val="32"/>
                <w:rtl w:val="0"/>
              </w:rPr>
              <w:delText xml:space="preserve">All of our products are organic, homemade, and sourced from our own production, in harmony with nature and with respect for the environment.</w:delText>
            </w:r>
          </w:del>
        </w:sdtContent>
      </w:sdt>
      <w:sdt>
        <w:sdtPr>
          <w:id w:val="1493696481"/>
          <w:tag w:val="goog_rdk_122"/>
        </w:sdtPr>
        <w:sdtContent>
          <w:ins w:author="Jennifer Manzanillo" w:id="30" w:date="2026-07-30T13:16:14Z">
            <w:r w:rsidDel="00000000" w:rsidR="00000000" w:rsidRPr="00000000">
              <w:rPr>
                <w:rFonts w:ascii="Times New Roman" w:cs="Times New Roman" w:eastAsia="Times New Roman" w:hAnsi="Times New Roman"/>
                <w:sz w:val="32"/>
                <w:szCs w:val="32"/>
                <w:rtl w:val="0"/>
              </w:rPr>
              <w:t xml:space="preserve">Everything is grown and prepared in harmony with nature—offering you a pure, authentic, and environmentally friendly farm-to-table experience.</w:t>
            </w:r>
          </w:ins>
        </w:sdtContent>
      </w:sdt>
      <w:r w:rsidDel="00000000" w:rsidR="00000000" w:rsidRPr="00000000">
        <w:rPr>
          <w:rtl w:val="0"/>
        </w:rPr>
      </w:r>
    </w:p>
    <w:p w:rsidR="00000000" w:rsidDel="00000000" w:rsidP="00000000" w:rsidRDefault="00000000" w:rsidRPr="00000000" w14:paraId="0000011D">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Corporate Social Responsibility &amp; Sustainable Development</w:t>
      </w:r>
    </w:p>
    <w:p w:rsidR="00000000" w:rsidDel="00000000" w:rsidP="00000000" w:rsidRDefault="00000000" w:rsidRPr="00000000" w14:paraId="0000011E">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Lac Hotel is fully committed to Corporate Social Responsibility (CSR) and sustainable development.</w:t>
      </w:r>
      <w:sdt>
        <w:sdtPr>
          <w:id w:val="136349087"/>
          <w:tag w:val="goog_rdk_123"/>
        </w:sdtPr>
        <w:sdtContent>
          <w:ins w:author="Jennifer Manzanillo" w:id="31" w:date="2026-07-30T13:17:38Z">
            <w:r w:rsidDel="00000000" w:rsidR="00000000" w:rsidRPr="00000000">
              <w:rPr>
                <w:rFonts w:ascii="Times New Roman" w:cs="Times New Roman" w:eastAsia="Times New Roman" w:hAnsi="Times New Roman"/>
                <w:sz w:val="32"/>
                <w:szCs w:val="32"/>
                <w:rtl w:val="0"/>
              </w:rPr>
              <w:t xml:space="preserve"> P</w:t>
            </w:r>
          </w:ins>
          <w:sdt>
            <w:sdtPr>
              <w:id w:val="1101832060"/>
              <w:tag w:val="goog_rdk_124"/>
            </w:sdtPr>
            <w:sdtContent>
              <w:ins w:author="Jennifer Manzanillo" w:id="31" w:date="2026-07-30T13:17:38Z">
                <w:r w:rsidDel="00000000" w:rsidR="00000000" w:rsidRPr="00000000">
                  <w:rPr>
                    <w:rFonts w:ascii="Times New Roman" w:cs="Times New Roman" w:eastAsia="Times New Roman" w:hAnsi="Times New Roman"/>
                    <w:sz w:val="32"/>
                    <w:szCs w:val="32"/>
                    <w:rtl w:val="0"/>
                    <w:rPrChange w:author="Jennifer Manzanillo" w:id="32" w:date="2026-07-30T13:17:38Z">
                      <w:rPr>
                        <w:rFonts w:ascii="Times New Roman" w:cs="Times New Roman" w:eastAsia="Times New Roman" w:hAnsi="Times New Roman"/>
                        <w:sz w:val="32"/>
                        <w:szCs w:val="32"/>
                      </w:rPr>
                    </w:rPrChange>
                  </w:rPr>
                  <w:t xml:space="preserve">rioritizing local hiring</w:t>
                </w:r>
              </w:ins>
            </w:sdtContent>
          </w:sdt>
          <w:ins w:author="Jennifer Manzanillo" w:id="31" w:date="2026-07-30T13:17:38Z"/>
        </w:sdtContent>
      </w:sdt>
      <w:sdt>
        <w:sdtPr>
          <w:id w:val="-916361867"/>
          <w:tag w:val="goog_rdk_125"/>
        </w:sdtPr>
        <w:sdtContent>
          <w:del w:author="Jennifer Manzanillo" w:id="31" w:date="2026-07-30T13:17:38Z">
            <w:r w:rsidDel="00000000" w:rsidR="00000000" w:rsidRPr="00000000">
              <w:rPr>
                <w:rFonts w:ascii="Times New Roman" w:cs="Times New Roman" w:eastAsia="Times New Roman" w:hAnsi="Times New Roman"/>
                <w:sz w:val="32"/>
                <w:szCs w:val="32"/>
                <w:rtl w:val="0"/>
              </w:rPr>
              <w:delText xml:space="preserve"> By giving priority to local recruitment</w:delText>
            </w:r>
          </w:del>
        </w:sdtContent>
      </w:sdt>
      <w:r w:rsidDel="00000000" w:rsidR="00000000" w:rsidRPr="00000000">
        <w:rPr>
          <w:rFonts w:ascii="Times New Roman" w:cs="Times New Roman" w:eastAsia="Times New Roman" w:hAnsi="Times New Roman"/>
          <w:sz w:val="32"/>
          <w:szCs w:val="32"/>
          <w:rtl w:val="0"/>
        </w:rPr>
        <w:t xml:space="preserve">, we actively contribute to strengthening the resilience and well-being of the local community.</w:t>
      </w:r>
    </w:p>
    <w:p w:rsidR="00000000" w:rsidDel="00000000" w:rsidP="00000000" w:rsidRDefault="00000000" w:rsidRPr="00000000" w14:paraId="0000011F">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Following the principles of a circular economy, we source as many products as possible from local farmers and producers, helping to stimulate the socio-economic development of the village. We also support selected NGOs by providing suitable facilities and preferential conditions for community initiatives, such as dental care programmes, thereby </w:t>
      </w:r>
      <w:sdt>
        <w:sdtPr>
          <w:id w:val="1457444281"/>
          <w:tag w:val="goog_rdk_126"/>
        </w:sdtPr>
        <w:sdtContent>
          <w:del w:author="Jennifer Manzanillo" w:id="33" w:date="2026-07-30T13:22:12Z">
            <w:r w:rsidDel="00000000" w:rsidR="00000000" w:rsidRPr="00000000">
              <w:rPr>
                <w:rFonts w:ascii="Times New Roman" w:cs="Times New Roman" w:eastAsia="Times New Roman" w:hAnsi="Times New Roman"/>
                <w:sz w:val="32"/>
                <w:szCs w:val="32"/>
                <w:rtl w:val="0"/>
              </w:rPr>
              <w:delText xml:space="preserve">contributing to improved public health</w:delText>
            </w:r>
          </w:del>
        </w:sdtContent>
      </w:sdt>
      <w:sdt>
        <w:sdtPr>
          <w:id w:val="947211305"/>
          <w:tag w:val="goog_rdk_127"/>
        </w:sdtPr>
        <w:sdtContent>
          <w:ins w:author="Jennifer Manzanillo" w:id="33" w:date="2026-07-30T13:22:12Z">
            <w:r w:rsidDel="00000000" w:rsidR="00000000" w:rsidRPr="00000000">
              <w:rPr>
                <w:rFonts w:ascii="Times New Roman" w:cs="Times New Roman" w:eastAsia="Times New Roman" w:hAnsi="Times New Roman"/>
                <w:sz w:val="32"/>
                <w:szCs w:val="32"/>
                <w:rtl w:val="0"/>
              </w:rPr>
              <w:t xml:space="preserve"> directly </w:t>
            </w:r>
          </w:ins>
          <w:sdt>
            <w:sdtPr>
              <w:id w:val="1623238519"/>
              <w:tag w:val="goog_rdk_128"/>
            </w:sdtPr>
            <w:sdtContent>
              <w:ins w:author="Jennifer Manzanillo" w:id="33" w:date="2026-07-30T13:22:12Z">
                <w:r w:rsidDel="00000000" w:rsidR="00000000" w:rsidRPr="00000000">
                  <w:rPr>
                    <w:rFonts w:ascii="Times New Roman" w:cs="Times New Roman" w:eastAsia="Times New Roman" w:hAnsi="Times New Roman"/>
                    <w:sz w:val="32"/>
                    <w:szCs w:val="32"/>
                    <w:rtl w:val="0"/>
                    <w:rPrChange w:author="Jennifer Manzanillo" w:id="34" w:date="2026-07-30T13:22:12Z">
                      <w:rPr>
                        <w:rFonts w:ascii="Times New Roman" w:cs="Times New Roman" w:eastAsia="Times New Roman" w:hAnsi="Times New Roman"/>
                        <w:sz w:val="32"/>
                        <w:szCs w:val="32"/>
                      </w:rPr>
                    </w:rPrChange>
                  </w:rPr>
                  <w:t xml:space="preserve">improving</w:t>
                </w:r>
              </w:ins>
            </w:sdtContent>
          </w:sdt>
          <w:ins w:author="Jennifer Manzanillo" w:id="33" w:date="2026-07-30T13:22:12Z">
            <w:r w:rsidDel="00000000" w:rsidR="00000000" w:rsidRPr="00000000">
              <w:rPr>
                <w:rFonts w:ascii="Times New Roman" w:cs="Times New Roman" w:eastAsia="Times New Roman" w:hAnsi="Times New Roman"/>
                <w:sz w:val="32"/>
                <w:szCs w:val="32"/>
                <w:rtl w:val="0"/>
              </w:rPr>
              <w:t xml:space="preserve"> regional public health</w:t>
            </w:r>
          </w:ins>
        </w:sdtContent>
      </w:sdt>
      <w:r w:rsidDel="00000000" w:rsidR="00000000" w:rsidRPr="00000000">
        <w:rPr>
          <w:rFonts w:ascii="Times New Roman" w:cs="Times New Roman" w:eastAsia="Times New Roman" w:hAnsi="Times New Roman"/>
          <w:sz w:val="32"/>
          <w:szCs w:val="32"/>
          <w:rtl w:val="0"/>
        </w:rPr>
        <w:t xml:space="preserve"> and quality of life.</w:t>
      </w:r>
    </w:p>
    <w:p w:rsidR="00000000" w:rsidDel="00000000" w:rsidP="00000000" w:rsidRDefault="00000000" w:rsidRPr="00000000" w14:paraId="00000120">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Our commitment extends even further through a variety of initiatives, including beekeeping to support local bee populations, the production of handcrafted soaps, the preservation and labelling of native plant species, and many other environmental projects, some of which take place behind the scenes.</w:t>
      </w:r>
    </w:p>
    <w:p w:rsidR="00000000" w:rsidDel="00000000" w:rsidP="00000000" w:rsidRDefault="00000000" w:rsidRPr="00000000" w14:paraId="00000121">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our restaurant, we intentionally offer a concise menu of three carefully selected options. This approach significantly reduces food waste while allowing us to source ingredients locally, ensuring maximum freshness and minimising our environmental footprint.</w:t>
      </w:r>
    </w:p>
    <w:p w:rsidR="00000000" w:rsidDel="00000000" w:rsidP="00000000" w:rsidRDefault="00000000" w:rsidRPr="00000000" w14:paraId="00000122">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OUR STORY</w:t>
      </w:r>
    </w:p>
    <w:p w:rsidR="00000000" w:rsidDel="00000000" w:rsidP="00000000" w:rsidRDefault="00000000" w:rsidRPr="00000000" w14:paraId="00000123">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It was by pure chance that Leong and Olga discovered the shores of Lake Sahambavy in 1998. Their original plan was simple: to purchase a piece of land by the lake and build a modest cottage where they could enjoy a peaceful retirement. But inspired by Olga's vision and passion, this quiet retreat soon blossomed into a true Garden of Eden.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Over time, </w:t>
      </w:r>
      <w:sdt>
        <w:sdtPr>
          <w:id w:val="369760805"/>
          <w:tag w:val="goog_rdk_129"/>
        </w:sdtPr>
        <w:sdtContent>
          <w:del w:author="Jennifer Manzanillo" w:id="35" w:date="2026-07-30T13:27:22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travelers on the train stopping in Sahambavy would pause</w:delText>
            </w:r>
          </w:del>
        </w:sdtContent>
      </w:sdt>
      <w:sdt>
        <w:sdtPr>
          <w:id w:val="613984122"/>
          <w:tag w:val="goog_rdk_130"/>
        </w:sdtPr>
        <w:sdtContent>
          <w:ins w:author="Jennifer Manzanillo" w:id="35" w:date="2026-07-30T13:27:22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travelers stepping off the train in Sahambavy would pause</w:t>
            </w:r>
          </w:ins>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intrigued by the beauty of the surroundings, thinking they might find a stopover lodge… This is how the idea was born to open the doors of this corner of paradise and turn it into a hotel.</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Fate later brought generations together when their eldest daughter, Maggie Leong, returned from Canada to take over the</w:t>
      </w:r>
      <w:sdt>
        <w:sdtPr>
          <w:id w:val="-1852800252"/>
          <w:tag w:val="goog_rdk_131"/>
        </w:sdtPr>
        <w:sdtContent>
          <w:ins w:author="Jennifer Manzanillo" w:id="36" w:date="2026-07-30T13:29:28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family venture</w:t>
            </w:r>
          </w:ins>
        </w:sdtContent>
      </w:sdt>
      <w:sdt>
        <w:sdtPr>
          <w:id w:val="746587011"/>
          <w:tag w:val="goog_rdk_132"/>
        </w:sdtPr>
        <w:sdtContent>
          <w:del w:author="Jennifer Manzanillo" w:id="36" w:date="2026-07-30T13:29:28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family adventure</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The combination of youth and experience made it possible to transform this place into a small green</w:t>
      </w:r>
      <w:sdt>
        <w:sdtPr>
          <w:id w:val="-1750732231"/>
          <w:tag w:val="goog_rdk_133"/>
        </w:sdtPr>
        <w:sdtContent>
          <w:ins w:author="Jennifer Manzanillo" w:id="37" w:date="2026-07-30T13:25:51Z"/>
          <w:sdt>
            <w:sdtPr>
              <w:id w:val="-589334866"/>
              <w:tag w:val="goog_rdk_134"/>
            </w:sdtPr>
            <w:sdtContent>
              <w:commentRangeStart w:id="5"/>
            </w:sdtContent>
          </w:sdt>
          <w:ins w:author="Jennifer Manzanillo" w:id="37" w:date="2026-07-30T13:25:51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sdt>
              <w:sdtPr>
                <w:id w:val="1463440415"/>
                <w:tag w:val="goog_rdk_135"/>
              </w:sdtPr>
              <w:sdtContent>
                <w:commentRangeStart w:id="5"/>
              </w:sdtContent>
            </w:sdt>
            <w:commentRangeEnd w:id="5"/>
            <w:r w:rsidDel="00000000" w:rsidR="00000000" w:rsidRPr="00000000">
              <w:commentReference w:id="5"/>
            </w:r>
            <w:sdt>
              <w:sdtPr>
                <w:id w:val="1241386734"/>
                <w:tag w:val="goog_rdk_136"/>
              </w:sdtPr>
              <w:sdtContent>
                <w:r w:rsidDel="00000000" w:rsidR="00000000" w:rsidRPr="00000000">
                  <w:rPr>
                    <w:rFonts w:ascii="Times New Roman" w:cs="Times New Roman" w:eastAsia="Times New Roman" w:hAnsi="Times New Roman"/>
                    <w:sz w:val="32"/>
                    <w:szCs w:val="32"/>
                    <w:rtl w:val="0"/>
                    <w:rPrChange w:author="Jennifer Manzanillo" w:id="38" w:date="2026-07-30T13:25:51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hidden sanctuary</w:t>
                </w:r>
              </w:sdtContent>
            </w:sdt>
          </w:ins>
        </w:sdtContent>
      </w:sdt>
      <w:sdt>
        <w:sdtPr>
          <w:id w:val="-126901750"/>
          <w:tag w:val="goog_rdk_137"/>
        </w:sdtPr>
        <w:sdtContent>
          <w:del w:author="Jennifer Manzanillo" w:id="37" w:date="2026-07-30T13:25:51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paradise</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Day after day, the story of Lac Hôtel continues to be written. In nearly 28 years, the estate has grown to welcome around fifty bungalows today, nestled in the heart of unspoiled nature.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And the adventure is far from over…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Welcome to Lac Hôtel.</w:t>
      </w:r>
    </w:p>
    <w:p w:rsidR="00000000" w:rsidDel="00000000" w:rsidP="00000000" w:rsidRDefault="00000000" w:rsidRPr="00000000" w14:paraId="00000129">
      <w:pPr>
        <w:spacing w:after="280" w:before="280" w:line="240" w:lineRule="auto"/>
        <w:rPr>
          <w:rFonts w:ascii="SimSun" w:cs="SimSun" w:eastAsia="SimSun" w:hAnsi="SimSun"/>
          <w:sz w:val="32"/>
          <w:szCs w:val="32"/>
        </w:rPr>
      </w:pPr>
      <w:r w:rsidDel="00000000" w:rsidR="00000000" w:rsidRPr="00000000">
        <w:rPr>
          <w:rtl w:val="0"/>
        </w:rPr>
      </w:r>
    </w:p>
    <w:sdt>
      <w:sdtPr>
        <w:id w:val="-1284982476"/>
        <w:tag w:val="goog_rdk_141"/>
      </w:sdtPr>
      <w:sdtContent>
        <w:p w:rsidR="00000000" w:rsidDel="00000000" w:rsidP="00000000" w:rsidRDefault="00000000" w:rsidRPr="00000000" w14:paraId="0000012A">
          <w:pPr>
            <w:spacing w:after="280" w:before="280" w:line="240" w:lineRule="auto"/>
            <w:rPr>
              <w:ins w:author="Jennifer Manzanillo" w:id="40" w:date="2026-08-04T08:06:45Z"/>
              <w:rFonts w:ascii="Times New Roman" w:cs="Times New Roman" w:eastAsia="Times New Roman" w:hAnsi="Times New Roman"/>
              <w:sz w:val="32"/>
              <w:szCs w:val="32"/>
              <w:rPrChange w:author="Jennifer Manzanillo" w:id="41" w:date="2026-08-04T08:06:45Z">
                <w:rPr>
                  <w:rFonts w:ascii="Times New Roman" w:cs="Times New Roman" w:eastAsia="Times New Roman" w:hAnsi="Times New Roman"/>
                  <w:sz w:val="32"/>
                  <w:szCs w:val="32"/>
                  <w:highlight w:val="yellow"/>
                </w:rPr>
              </w:rPrChange>
            </w:rPr>
          </w:pPr>
          <w:r w:rsidDel="00000000" w:rsidR="00000000" w:rsidRPr="00000000">
            <w:rPr>
              <w:rFonts w:ascii="Times New Roman" w:cs="Times New Roman" w:eastAsia="Times New Roman" w:hAnsi="Times New Roman"/>
              <w:sz w:val="32"/>
              <w:szCs w:val="32"/>
              <w:rtl w:val="0"/>
            </w:rPr>
            <w:t xml:space="preserve">HOTEL</w:t>
            <w:br w:type="textWrapping"/>
          </w:r>
          <w:r w:rsidDel="00000000" w:rsidR="00000000" w:rsidRPr="00000000">
            <w:rPr>
              <w:rFonts w:ascii="Times New Roman" w:cs="Times New Roman" w:eastAsia="Times New Roman" w:hAnsi="Times New Roman"/>
              <w:sz w:val="32"/>
              <w:szCs w:val="32"/>
              <w:highlight w:val="yellow"/>
              <w:rtl w:val="0"/>
            </w:rPr>
            <w:t xml:space="preserve">ACCOMMODATION </w:t>
          </w:r>
          <w:sdt>
            <w:sdtPr>
              <w:id w:val="748683849"/>
              <w:tag w:val="goog_rdk_138"/>
            </w:sdtPr>
            <w:sdtContent>
              <w:del w:author="Jennifer Manzanillo" w:id="39" w:date="2026-08-04T08:06:36Z">
                <w:r w:rsidDel="00000000" w:rsidR="00000000" w:rsidRPr="00000000">
                  <w:rPr>
                    <w:rFonts w:ascii="Times New Roman" w:cs="Times New Roman" w:eastAsia="Times New Roman" w:hAnsi="Times New Roman"/>
                    <w:sz w:val="32"/>
                    <w:szCs w:val="32"/>
                    <w:highlight w:val="yellow"/>
                    <w:rtl w:val="0"/>
                  </w:rPr>
                  <w:br w:type="textWrapping"/>
                </w:r>
              </w:del>
            </w:sdtContent>
          </w:sdt>
          <w:sdt>
            <w:sdtPr>
              <w:id w:val="-377582968"/>
              <w:tag w:val="goog_rdk_139"/>
            </w:sdtPr>
            <w:sdtContent>
              <w:ins w:author="Jennifer Manzanillo" w:id="40" w:date="2026-08-04T08:06:45Z"/>
              <w:sdt>
                <w:sdtPr>
                  <w:id w:val="-1981611891"/>
                  <w:tag w:val="goog_rdk_140"/>
                </w:sdtPr>
                <w:sdtContent>
                  <w:ins w:author="Jennifer Manzanillo" w:id="40" w:date="2026-08-04T08:06:45Z">
                    <w:r w:rsidDel="00000000" w:rsidR="00000000" w:rsidRPr="00000000">
                      <w:rPr>
                        <w:rFonts w:ascii="Times New Roman" w:cs="Times New Roman" w:eastAsia="Times New Roman" w:hAnsi="Times New Roman"/>
                        <w:sz w:val="32"/>
                        <w:szCs w:val="32"/>
                        <w:rtl w:val="0"/>
                        <w:rPrChange w:author="Jennifer Manzanillo" w:id="41" w:date="2026-08-04T08:06:45Z">
                          <w:rPr>
                            <w:rFonts w:ascii="Times New Roman" w:cs="Times New Roman" w:eastAsia="Times New Roman" w:hAnsi="Times New Roman"/>
                            <w:sz w:val="32"/>
                            <w:szCs w:val="32"/>
                            <w:highlight w:val="yellow"/>
                          </w:rPr>
                        </w:rPrChange>
                      </w:rPr>
                      <w:t xml:space="preserve">Our rooms are designed to offer total comfort, privacy, and tranquility. Each room features an extra-large custom bed (2.20 m x 2.20 m)—far exceeding standard sizes—along with a private en-suite bathroom with hot water and a private terrace overlooking the lake.</w:t>
                    </w:r>
                  </w:ins>
                </w:sdtContent>
              </w:sdt>
              <w:ins w:author="Jennifer Manzanillo" w:id="40" w:date="2026-08-04T08:06:45Z"/>
            </w:sdtContent>
          </w:sdt>
        </w:p>
      </w:sdtContent>
    </w:sdt>
    <w:sdt>
      <w:sdtPr>
        <w:id w:val="1108947799"/>
        <w:tag w:val="goog_rdk_146"/>
      </w:sdtPr>
      <w:sdtContent>
        <w:p w:rsidR="00000000" w:rsidDel="00000000" w:rsidP="00000000" w:rsidRDefault="00000000" w:rsidRPr="00000000" w14:paraId="0000012B">
          <w:pPr>
            <w:spacing w:after="240" w:before="240" w:line="240" w:lineRule="auto"/>
            <w:rPr>
              <w:ins w:author="Jennifer Manzanillo" w:id="42" w:date="2026-08-04T08:06:42Z"/>
              <w:rFonts w:ascii="Times New Roman" w:cs="Times New Roman" w:eastAsia="Times New Roman" w:hAnsi="Times New Roman"/>
              <w:sz w:val="32"/>
              <w:szCs w:val="32"/>
              <w:rPrChange w:author="Jennifer Manzanillo" w:id="41" w:date="2026-08-04T08:06:45Z">
                <w:rPr>
                  <w:rFonts w:ascii="Times New Roman" w:cs="Times New Roman" w:eastAsia="Times New Roman" w:hAnsi="Times New Roman"/>
                  <w:sz w:val="32"/>
                  <w:szCs w:val="32"/>
                  <w:highlight w:val="yellow"/>
                </w:rPr>
              </w:rPrChange>
            </w:rPr>
          </w:pPr>
          <w:sdt>
            <w:sdtPr>
              <w:id w:val="-250147962"/>
              <w:tag w:val="goog_rdk_142"/>
            </w:sdtPr>
            <w:sdtContent>
              <w:ins w:author="Jennifer Manzanillo" w:id="40" w:date="2026-08-04T08:06:45Z"/>
              <w:sdt>
                <w:sdtPr>
                  <w:id w:val="-1195931780"/>
                  <w:tag w:val="goog_rdk_143"/>
                </w:sdtPr>
                <w:sdtContent>
                  <w:ins w:author="Jennifer Manzanillo" w:id="40" w:date="2026-08-04T08:06:45Z">
                    <w:r w:rsidDel="00000000" w:rsidR="00000000" w:rsidRPr="00000000">
                      <w:rPr>
                        <w:rFonts w:ascii="Times New Roman" w:cs="Times New Roman" w:eastAsia="Times New Roman" w:hAnsi="Times New Roman"/>
                        <w:sz w:val="32"/>
                        <w:szCs w:val="32"/>
                        <w:rtl w:val="0"/>
                        <w:rPrChange w:author="Jennifer Manzanillo" w:id="41" w:date="2026-08-04T08:06:45Z">
                          <w:rPr>
                            <w:rFonts w:ascii="Times New Roman" w:cs="Times New Roman" w:eastAsia="Times New Roman" w:hAnsi="Times New Roman"/>
                            <w:sz w:val="32"/>
                            <w:szCs w:val="32"/>
                            <w:highlight w:val="yellow"/>
                          </w:rPr>
                        </w:rPrChange>
                      </w:rPr>
                      <w:t xml:space="preserve">To help you unwind, in-room televisions are provided, while Wi-Fi access is available exclusively in the dining area to encourage a peaceful in-room experience.</w:t>
                    </w:r>
                  </w:ins>
                </w:sdtContent>
              </w:sdt>
              <w:ins w:author="Jennifer Manzanillo" w:id="40" w:date="2026-08-04T08:06:45Z"/>
            </w:sdtContent>
          </w:sdt>
          <w:sdt>
            <w:sdtPr>
              <w:id w:val="-262578793"/>
              <w:tag w:val="goog_rdk_144"/>
            </w:sdtPr>
            <w:sdtContent>
              <w:ins w:author="Jennifer Manzanillo" w:id="42" w:date="2026-08-04T08:06:42Z"/>
              <w:sdt>
                <w:sdtPr>
                  <w:id w:val="-188449765"/>
                  <w:tag w:val="goog_rdk_145"/>
                </w:sdtPr>
                <w:sdtContent>
                  <w:ins w:author="Jennifer Manzanillo" w:id="42" w:date="2026-08-04T08:06:42Z">
                    <w:r w:rsidDel="00000000" w:rsidR="00000000" w:rsidRPr="00000000">
                      <w:rPr>
                        <w:rtl w:val="0"/>
                      </w:rPr>
                    </w:r>
                  </w:ins>
                </w:sdtContent>
              </w:sdt>
              <w:ins w:author="Jennifer Manzanillo" w:id="42" w:date="2026-08-04T08:06:42Z"/>
            </w:sdtContent>
          </w:sdt>
        </w:p>
      </w:sdtContent>
    </w:sdt>
    <w:p w:rsidR="00000000" w:rsidDel="00000000" w:rsidP="00000000" w:rsidRDefault="00000000" w:rsidRPr="00000000" w14:paraId="0000012C">
      <w:pPr>
        <w:spacing w:after="280" w:before="280" w:line="240" w:lineRule="auto"/>
        <w:rPr>
          <w:rFonts w:ascii="Times New Roman" w:cs="Times New Roman" w:eastAsia="Times New Roman" w:hAnsi="Times New Roman"/>
          <w:sz w:val="32"/>
          <w:szCs w:val="32"/>
        </w:rPr>
      </w:pPr>
      <w:sdt>
        <w:sdtPr>
          <w:id w:val="1882927284"/>
          <w:tag w:val="goog_rdk_148"/>
        </w:sdtPr>
        <w:sdtContent>
          <w:del w:author="Jennifer Manzanillo" w:id="42" w:date="2026-08-04T08:06:42Z"/>
          <w:sdt>
            <w:sdtPr>
              <w:id w:val="-1650068981"/>
              <w:tag w:val="goog_rdk_149"/>
            </w:sdtPr>
            <w:sdtContent>
              <w:del w:author="Jennifer Manzanillo" w:id="42" w:date="2026-08-04T08:06:42Z">
                <w:r w:rsidDel="00000000" w:rsidR="00000000" w:rsidRPr="00000000">
                  <w:rPr>
                    <w:rFonts w:ascii="Times New Roman" w:cs="Times New Roman" w:eastAsia="Times New Roman" w:hAnsi="Times New Roman"/>
                    <w:sz w:val="32"/>
                    <w:szCs w:val="32"/>
                    <w:rtl w:val="0"/>
                    <w:rPrChange w:author="Jennifer Manzanillo" w:id="43" w:date="2026-08-04T08:06:42Z">
                      <w:rPr>
                        <w:rFonts w:ascii="Times New Roman" w:cs="Times New Roman" w:eastAsia="Times New Roman" w:hAnsi="Times New Roman"/>
                        <w:sz w:val="32"/>
                        <w:szCs w:val="32"/>
                      </w:rPr>
                    </w:rPrChange>
                  </w:rPr>
                  <w:delText xml:space="preserve">· The hotel rooms are designed to ensure the comfort and tranquility of our guests. The rooms are equipped with a spacious custom-made bed measuring 2.20 m x 2.20 m, offering superior comfort compared to standard sizes. They feature private bathrooms with hot water, ensuring a pleasant and functional stay, as well as a terrace overlooking the lake.</w:delText>
                  <w:br w:type="textWrapping"/>
                  <w:delText xml:space="preserve">· Each room is equipped with a television. Wi-Fi access is available only in the dining area.</w:delText>
                </w:r>
              </w:del>
            </w:sdtContent>
          </w:sdt>
          <w:del w:author="Jennifer Manzanillo" w:id="42" w:date="2026-08-04T08:06:42Z"/>
        </w:sdtContent>
      </w:sdt>
      <w:r w:rsidDel="00000000" w:rsidR="00000000" w:rsidRPr="00000000">
        <w:rPr>
          <w:rtl w:val="0"/>
        </w:rPr>
      </w:r>
    </w:p>
    <w:sdt>
      <w:sdtPr>
        <w:id w:val="1972723793"/>
        <w:tag w:val="goog_rdk_154"/>
      </w:sdtPr>
      <w:sdtContent>
        <w:p w:rsidR="00000000" w:rsidDel="00000000" w:rsidP="00000000" w:rsidRDefault="00000000" w:rsidRPr="00000000" w14:paraId="0000012D">
          <w:pPr>
            <w:spacing w:after="280" w:before="280" w:line="240" w:lineRule="auto"/>
            <w:rPr>
              <w:ins w:author="Jennifer Manzanillo" w:id="44" w:date="2026-08-04T08:07:21Z"/>
              <w:rFonts w:ascii="Times New Roman" w:cs="Times New Roman" w:eastAsia="Times New Roman" w:hAnsi="Times New Roman"/>
              <w:b w:val="1"/>
              <w:bCs w:val="1"/>
              <w:sz w:val="32"/>
              <w:szCs w:val="32"/>
              <w:rPrChange w:author="Jennifer Manzanillo" w:id="45" w:date="2026-08-04T08:07:21Z">
                <w:rPr>
                  <w:rFonts w:ascii="Times New Roman" w:cs="Times New Roman" w:eastAsia="Times New Roman" w:hAnsi="Times New Roman"/>
                  <w:sz w:val="32"/>
                  <w:szCs w:val="32"/>
                </w:rPr>
              </w:rPrChange>
            </w:rPr>
          </w:pPr>
          <w:sdt>
            <w:sdtPr>
              <w:id w:val="1164677089"/>
              <w:tag w:val="goog_rdk_151"/>
            </w:sdtPr>
            <w:sdtContent>
              <w:ins w:author="Jennifer Manzanillo" w:id="44" w:date="2026-08-04T08:07:21Z"/>
              <w:sdt>
                <w:sdtPr>
                  <w:id w:val="-1058921608"/>
                  <w:tag w:val="goog_rdk_152"/>
                </w:sdtPr>
                <w:sdtContent>
                  <w:ins w:author="Jennifer Manzanillo" w:id="44" w:date="2026-08-04T08:07:21Z">
                    <w:r w:rsidDel="00000000" w:rsidR="00000000" w:rsidRPr="00000000">
                      <w:rPr>
                        <w:rFonts w:ascii="Times New Roman" w:cs="Times New Roman" w:eastAsia="Times New Roman" w:hAnsi="Times New Roman"/>
                        <w:b w:val="1"/>
                        <w:bCs w:val="1"/>
                        <w:sz w:val="32"/>
                        <w:szCs w:val="32"/>
                        <w:rtl w:val="0"/>
                        <w:rPrChange w:author="Jennifer Manzanillo" w:id="45" w:date="2026-08-04T08:07:21Z">
                          <w:rPr>
                            <w:rFonts w:ascii="Times New Roman" w:cs="Times New Roman" w:eastAsia="Times New Roman" w:hAnsi="Times New Roman"/>
                            <w:sz w:val="32"/>
                            <w:szCs w:val="32"/>
                          </w:rPr>
                        </w:rPrChange>
                      </w:rPr>
                      <w:t xml:space="preserve">Eco-Conscious Living</w:t>
                    </w:r>
                  </w:ins>
                </w:sdtContent>
              </w:sdt>
              <w:ins w:author="Jennifer Manzanillo" w:id="44" w:date="2026-08-04T08:07:21Z">
                <w:sdt>
                  <w:sdtPr>
                    <w:id w:val="1350903639"/>
                    <w:tag w:val="goog_rdk_153"/>
                  </w:sdtPr>
                  <w:sdtContent>
                    <w:r w:rsidDel="00000000" w:rsidR="00000000" w:rsidRPr="00000000">
                      <w:rPr>
                        <w:rtl w:val="0"/>
                      </w:rPr>
                    </w:r>
                  </w:sdtContent>
                </w:sdt>
              </w:ins>
            </w:sdtContent>
          </w:sdt>
        </w:p>
      </w:sdtContent>
    </w:sdt>
    <w:sdt>
      <w:sdtPr>
        <w:id w:val="-1660621670"/>
        <w:tag w:val="goog_rdk_157"/>
      </w:sdtPr>
      <w:sdtContent>
        <w:p w:rsidR="00000000" w:rsidDel="00000000" w:rsidP="00000000" w:rsidRDefault="00000000" w:rsidRPr="00000000" w14:paraId="0000012E">
          <w:pPr>
            <w:spacing w:after="280" w:before="280" w:line="240" w:lineRule="auto"/>
            <w:rPr>
              <w:ins w:author="Jennifer Manzanillo" w:id="44" w:date="2026-08-04T08:07:21Z"/>
              <w:rFonts w:ascii="Times New Roman" w:cs="Times New Roman" w:eastAsia="Times New Roman" w:hAnsi="Times New Roman"/>
              <w:sz w:val="32"/>
              <w:szCs w:val="32"/>
              <w:rPrChange w:author="Jennifer Manzanillo" w:id="45" w:date="2026-08-04T08:07:21Z">
                <w:rPr>
                  <w:rFonts w:ascii="Times New Roman" w:cs="Times New Roman" w:eastAsia="Times New Roman" w:hAnsi="Times New Roman"/>
                  <w:sz w:val="32"/>
                  <w:szCs w:val="32"/>
                </w:rPr>
              </w:rPrChange>
            </w:rPr>
          </w:pPr>
          <w:sdt>
            <w:sdtPr>
              <w:id w:val="413547205"/>
              <w:tag w:val="goog_rdk_155"/>
            </w:sdtPr>
            <w:sdtContent>
              <w:ins w:author="Jennifer Manzanillo" w:id="44" w:date="2026-08-04T08:07:21Z"/>
              <w:sdt>
                <w:sdtPr>
                  <w:id w:val="-2113707080"/>
                  <w:tag w:val="goog_rdk_156"/>
                </w:sdtPr>
                <w:sdtContent>
                  <w:ins w:author="Jennifer Manzanillo" w:id="44" w:date="2026-08-04T08:07:21Z">
                    <w:r w:rsidDel="00000000" w:rsidR="00000000" w:rsidRPr="00000000">
                      <w:rPr>
                        <w:rFonts w:ascii="Times New Roman" w:cs="Times New Roman" w:eastAsia="Times New Roman" w:hAnsi="Times New Roman"/>
                        <w:sz w:val="32"/>
                        <w:szCs w:val="32"/>
                        <w:rtl w:val="0"/>
                        <w:rPrChange w:author="Jennifer Manzanillo" w:id="45" w:date="2026-08-04T08:07:21Z">
                          <w:rPr>
                            <w:rFonts w:ascii="Times New Roman" w:cs="Times New Roman" w:eastAsia="Times New Roman" w:hAnsi="Times New Roman"/>
                            <w:sz w:val="32"/>
                            <w:szCs w:val="32"/>
                          </w:rPr>
                        </w:rPrChange>
                      </w:rPr>
                      <w:t xml:space="preserve">As part of our commitment to sustainability, we provide guests with handcrafted organic soaps made right here at the hotel using the traditional cold-process method. Made from 100% natural, plant-based ingredients, our soaps are fully biodegradable and gentle on both your skin and the environment.</w:t>
                    </w:r>
                  </w:ins>
                </w:sdtContent>
              </w:sdt>
              <w:ins w:author="Jennifer Manzanillo" w:id="44" w:date="2026-08-04T08:07:21Z"/>
            </w:sdtContent>
          </w:sdt>
        </w:p>
      </w:sdtContent>
    </w:sdt>
    <w:p w:rsidR="00000000" w:rsidDel="00000000" w:rsidP="00000000" w:rsidRDefault="00000000" w:rsidRPr="00000000" w14:paraId="0000012F">
      <w:pPr>
        <w:spacing w:after="280" w:before="280" w:line="240" w:lineRule="auto"/>
        <w:rPr>
          <w:rFonts w:ascii="Times New Roman" w:cs="Times New Roman" w:eastAsia="Times New Roman" w:hAnsi="Times New Roman"/>
          <w:sz w:val="32"/>
          <w:szCs w:val="32"/>
        </w:rPr>
      </w:pPr>
      <w:sdt>
        <w:sdtPr>
          <w:id w:val="-546379481"/>
          <w:tag w:val="goog_rdk_159"/>
        </w:sdtPr>
        <w:sdtContent>
          <w:del w:author="Jennifer Manzanillo" w:id="44" w:date="2026-08-04T08:07:21Z"/>
          <w:sdt>
            <w:sdtPr>
              <w:id w:val="572059818"/>
              <w:tag w:val="goog_rdk_160"/>
            </w:sdtPr>
            <w:sdtContent>
              <w:del w:author="Jennifer Manzanillo" w:id="44" w:date="2026-08-04T08:07:21Z">
                <w:r w:rsidDel="00000000" w:rsidR="00000000" w:rsidRPr="00000000">
                  <w:rPr>
                    <w:rFonts w:ascii="Times New Roman" w:cs="Times New Roman" w:eastAsia="Times New Roman" w:hAnsi="Times New Roman"/>
                    <w:sz w:val="32"/>
                    <w:szCs w:val="32"/>
                    <w:rtl w:val="0"/>
                    <w:rPrChange w:author="Jennifer Manzanillo" w:id="45" w:date="2026-08-04T08:07:21Z">
                      <w:rPr>
                        <w:rFonts w:ascii="Times New Roman" w:cs="Times New Roman" w:eastAsia="Times New Roman" w:hAnsi="Times New Roman"/>
                        <w:sz w:val="32"/>
                        <w:szCs w:val="32"/>
                      </w:rPr>
                    </w:rPrChange>
                  </w:rPr>
                  <w:delText xml:space="preserve">As part of our environmentally responsible approach, our hotel provides guests with organic soaps. We produce our own soaps using the traditional cold-process method. Our soaps are handcrafted with an ecological and environmentally friendly approach. Fully biodegradable, they are made from simple, natural, plant-based ingredients.</w:delText>
                </w:r>
              </w:del>
            </w:sdtContent>
          </w:sdt>
          <w:del w:author="Jennifer Manzanillo" w:id="44" w:date="2026-08-04T08:07:21Z"/>
        </w:sdtContent>
      </w:sdt>
      <w:r w:rsidDel="00000000" w:rsidR="00000000" w:rsidRPr="00000000">
        <w:rPr>
          <w:rtl w:val="0"/>
        </w:rPr>
      </w:r>
    </w:p>
    <w:sdt>
      <w:sdtPr>
        <w:id w:val="784165246"/>
        <w:tag w:val="goog_rdk_164"/>
      </w:sdtPr>
      <w:sdtContent>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46" w:date="2026-08-04T08:08:06Z"/>
              <w:rFonts w:ascii="Times New Roman" w:cs="Times New Roman" w:eastAsia="Times New Roman" w:hAnsi="Times New Roman"/>
              <w:b w:val="1"/>
              <w:bCs w:val="1"/>
              <w:sz w:val="32"/>
              <w:szCs w:val="32"/>
              <w:highlight w:val="yellow"/>
              <w:rPrChange w:author="Jennifer Manzanillo" w:id="47" w:date="2026-08-04T08:08:06Z">
                <w:rPr>
                  <w:rFonts w:ascii="Times New Roman" w:cs="Times New Roman" w:eastAsia="Times New Roman" w:hAnsi="Times New Roman"/>
                  <w:sz w:val="32"/>
                  <w:szCs w:val="32"/>
                </w:rPr>
              </w:rPrChange>
            </w:rPr>
          </w:pPr>
          <w:sdt>
            <w:sdtPr>
              <w:id w:val="1003573783"/>
              <w:tag w:val="goog_rdk_162"/>
            </w:sdtPr>
            <w:sdtContent>
              <w:ins w:author="Jennifer Manzanillo" w:id="46" w:date="2026-08-04T08:08:06Z"/>
              <w:sdt>
                <w:sdtPr>
                  <w:id w:val="-167810587"/>
                  <w:tag w:val="goog_rdk_163"/>
                </w:sdtPr>
                <w:sdtContent>
                  <w:ins w:author="Jennifer Manzanillo" w:id="46" w:date="2026-08-04T08:08:06Z">
                    <w:r w:rsidDel="00000000" w:rsidR="00000000" w:rsidRPr="00000000">
                      <w:rPr>
                        <w:rtl w:val="0"/>
                      </w:rPr>
                    </w:r>
                  </w:ins>
                </w:sdtContent>
              </w:sdt>
              <w:ins w:author="Jennifer Manzanillo" w:id="46" w:date="2026-08-04T08:08:06Z"/>
            </w:sdtContent>
          </w:sdt>
        </w:p>
      </w:sdtContent>
    </w:sdt>
    <w:sdt>
      <w:sdtPr>
        <w:id w:val="1946013572"/>
        <w:tag w:val="goog_rdk_175"/>
      </w:sdtPr>
      <w:sdtContent>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55" w:date="2026-08-04T08:31:54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yellow"/>
              <w:u w:val="none"/>
              <w:vertAlign w:val="baseline"/>
              <w:rtl w:val="0"/>
            </w:rPr>
            <w:t xml:space="preserve">HOTEL EXTENSION “LE REPOS”</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t xml:space="preserve">Located </w:t>
          </w:r>
          <w:sdt>
            <w:sdtPr>
              <w:id w:val="-367704711"/>
              <w:tag w:val="goog_rdk_165"/>
            </w:sdtPr>
            <w:sdtContent>
              <w:ins w:author="Jennifer Manzanillo" w:id="48" w:date="2026-08-04T08:09:02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just </w:t>
                </w:r>
              </w:ins>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800 meters from the main</w:t>
          </w:r>
          <w:sdt>
            <w:sdtPr>
              <w:id w:val="35434048"/>
              <w:tag w:val="goog_rdk_166"/>
            </w:sdtPr>
            <w:sdtContent>
              <w:ins w:author="Jennifer Manzanillo" w:id="49" w:date="2026-08-04T08:09:10Z"/>
              <w:sdt>
                <w:sdtPr>
                  <w:id w:val="-1473910591"/>
                  <w:tag w:val="goog_rdk_167"/>
                </w:sdtPr>
                <w:sdtContent>
                  <w:ins w:author="Jennifer Manzanillo" w:id="49" w:date="2026-08-04T08:09:10Z">
                    <w:r w:rsidDel="00000000" w:rsidR="00000000" w:rsidRPr="00000000">
                      <w:rPr>
                        <w:rFonts w:ascii="Times New Roman" w:cs="Times New Roman" w:eastAsia="Times New Roman" w:hAnsi="Times New Roman"/>
                        <w:sz w:val="32"/>
                        <w:szCs w:val="32"/>
                        <w:rtl w:val="0"/>
                        <w:rPrChange w:author="Jennifer Manzanillo" w:id="50" w:date="2026-08-04T08:09:10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 property </w:t>
                    </w:r>
                  </w:ins>
                </w:sdtContent>
              </w:sdt>
              <w:ins w:author="Jennifer Manzanillo" w:id="49" w:date="2026-08-04T08:09:10Z"/>
            </w:sdtContent>
          </w:sdt>
          <w:sdt>
            <w:sdtPr>
              <w:id w:val="-1986183061"/>
              <w:tag w:val="goog_rdk_168"/>
            </w:sdtPr>
            <w:sdtContent>
              <w:del w:author="Jennifer Manzanillo" w:id="49" w:date="2026-08-04T08:09:10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building</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sdt>
            <w:sdtPr>
              <w:id w:val="1912167035"/>
              <w:tag w:val="goog_rdk_169"/>
            </w:sdtPr>
            <w:sdtContent>
              <w:del w:author="Jennifer Manzanillo" w:id="51" w:date="2026-08-04T08:09:22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the hotel </w:delText>
                </w:r>
              </w:del>
            </w:sdtContent>
          </w:sdt>
          <w:sdt>
            <w:sdtPr>
              <w:id w:val="425954235"/>
              <w:tag w:val="goog_rdk_170"/>
            </w:sdtPr>
            <w:sdtContent>
              <w:ins w:author="Jennifer Manzanillo" w:id="51" w:date="2026-08-04T08:09:22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our </w:t>
                </w:r>
              </w:ins>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extension</w:t>
          </w:r>
          <w:sdt>
            <w:sdtPr>
              <w:id w:val="1572342582"/>
              <w:tag w:val="goog_rdk_171"/>
            </w:sdtPr>
            <w:sdtContent>
              <w:ins w:author="Jennifer Manzanillo" w:id="52" w:date="2026-08-04T08:09:28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hotels</w:t>
                </w:r>
              </w:ins>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sz w:val="32"/>
              <w:szCs w:val="32"/>
              <w:rtl w:val="0"/>
            </w:rPr>
            <w:t xml:space="preserve">offer a tranquil alternative tailored for yoga enthusiasts, eco-conscious travelers, cyclists, couples, and anyone seeking a peaceful, zen retreat. Here, luxury gives way to the essentials: clean, light-filled spaces designed for meditation, quiet reflection, and deep connection with nature.</w:t>
          </w:r>
          <w:sdt>
            <w:sdtPr>
              <w:id w:val="1446579385"/>
              <w:tag w:val="goog_rdk_172"/>
            </w:sdtPr>
            <w:sdtContent>
              <w:del w:author="Jennifer Manzanillo" w:id="53" w:date="2026-08-04T08:11:01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sdt>
            <w:sdtPr>
              <w:id w:val="1214045624"/>
              <w:tag w:val="goog_rdk_173"/>
            </w:sdtPr>
            <w:sdtContent>
              <w:del w:author="Jennifer Manzanillo" w:id="54" w:date="2026-08-04T08:10:32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It is ideal for yoga enthusiasts seeking calm and reconnection, eco-conscious travelers, cyclists, couples, and those in search of a zen atmosphere and peaceful seclusion. Here, luxury takes a step back in favor of the essentials: clean, uncluttered spaces open to nature, perfect for meditation and personal retreat.</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r>
          <w:sdt>
            <w:sdtPr>
              <w:id w:val="-891082210"/>
              <w:tag w:val="goog_rdk_174"/>
            </w:sdtPr>
            <w:sdtContent>
              <w:del w:author="Jennifer Manzanillo" w:id="55" w:date="2026-08-04T08:31:54Z">
                <w:r w:rsidDel="00000000" w:rsidR="00000000" w:rsidRPr="00000000">
                  <w:rPr>
                    <w:rtl w:val="0"/>
                  </w:rPr>
                </w:r>
              </w:del>
            </w:sdtContent>
          </w:sdt>
        </w:p>
      </w:sdtContent>
    </w:sdt>
    <w:sdt>
      <w:sdtPr>
        <w:id w:val="413433498"/>
        <w:tag w:val="goog_rdk_179"/>
      </w:sdtPr>
      <w:sdtContent>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55" w:date="2026-08-04T08:31:54Z"/>
              <w:rFonts w:ascii="Times New Roman" w:cs="Times New Roman" w:eastAsia="Times New Roman" w:hAnsi="Times New Roman"/>
              <w:sz w:val="32"/>
              <w:szCs w:val="32"/>
              <w:rPrChange w:author="Jennifer Manzanillo" w:id="56" w:date="2026-08-04T08:31:5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2041799538"/>
              <w:tag w:val="goog_rdk_177"/>
            </w:sdtPr>
            <w:sdtContent>
              <w:ins w:author="Jennifer Manzanillo" w:id="55" w:date="2026-08-04T08:31:54Z"/>
              <w:sdt>
                <w:sdtPr>
                  <w:id w:val="-2002337103"/>
                  <w:tag w:val="goog_rdk_178"/>
                </w:sdtPr>
                <w:sdtContent>
                  <w:ins w:author="Jennifer Manzanillo" w:id="55" w:date="2026-08-04T08:31:54Z">
                    <w:r w:rsidDel="00000000" w:rsidR="00000000" w:rsidRPr="00000000">
                      <w:rPr>
                        <w:rtl w:val="0"/>
                      </w:rPr>
                    </w:r>
                  </w:ins>
                </w:sdtContent>
              </w:sdt>
              <w:ins w:author="Jennifer Manzanillo" w:id="55" w:date="2026-08-04T08:31:54Z"/>
            </w:sdtContent>
          </w:sdt>
        </w:p>
      </w:sdtContent>
    </w:sdt>
    <w:sdt>
      <w:sdtPr>
        <w:id w:val="-876950901"/>
        <w:tag w:val="goog_rdk_182"/>
      </w:sdtPr>
      <w:sdtContent>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55" w:date="2026-08-04T08:31:54Z"/>
              <w:rFonts w:ascii="Times New Roman" w:cs="Times New Roman" w:eastAsia="Times New Roman" w:hAnsi="Times New Roman"/>
              <w:sz w:val="32"/>
              <w:szCs w:val="32"/>
              <w:rPrChange w:author="Jennifer Manzanillo" w:id="56" w:date="2026-08-04T08:31:5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206991431"/>
              <w:tag w:val="goog_rdk_180"/>
            </w:sdtPr>
            <w:sdtContent>
              <w:ins w:author="Jennifer Manzanillo" w:id="55" w:date="2026-08-04T08:31:54Z"/>
              <w:sdt>
                <w:sdtPr>
                  <w:id w:val="-152462035"/>
                  <w:tag w:val="goog_rdk_181"/>
                </w:sdtPr>
                <w:sdtContent>
                  <w:ins w:author="Jennifer Manzanillo" w:id="55" w:date="2026-08-04T08:31:54Z">
                    <w:r w:rsidDel="00000000" w:rsidR="00000000" w:rsidRPr="00000000">
                      <w:rPr>
                        <w:rFonts w:ascii="Times New Roman" w:cs="Times New Roman" w:eastAsia="Times New Roman" w:hAnsi="Times New Roman"/>
                        <w:sz w:val="32"/>
                        <w:szCs w:val="32"/>
                        <w:rtl w:val="0"/>
                        <w:rPrChange w:author="Jennifer Manzanillo" w:id="56" w:date="2026-08-04T08:31:5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Our Malagasy-style bungalows seamlessly blend simplicity with functionality, offering everything you need for a peaceful stay at an accessible price. With Wi-Fi access available throughout, you can easily stay connected while immersing yourself in nature. As a more affordable alternative to the main property, this retreat delivers a truly rejuvenating experience—without compromising on essential comforts.</w:t>
                    </w:r>
                  </w:ins>
                </w:sdtContent>
              </w:sdt>
              <w:ins w:author="Jennifer Manzanillo" w:id="55" w:date="2026-08-04T08:31:54Z"/>
            </w:sdtContent>
          </w:sdt>
        </w:p>
      </w:sdtContent>
    </w:sdt>
    <w:sdt>
      <w:sdtPr>
        <w:id w:val="-1036292538"/>
        <w:tag w:val="goog_rdk_187"/>
      </w:sdtPr>
      <w:sdtContent>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Change w:author="Jennifer Manzanillo" w:id="56" w:date="2026-08-04T08:31:5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007892028"/>
              <w:tag w:val="goog_rdk_184"/>
            </w:sdtPr>
            <w:sdtContent>
              <w:del w:author="Jennifer Manzanillo" w:id="55" w:date="2026-08-04T08:31:54Z"/>
              <w:sdt>
                <w:sdtPr>
                  <w:id w:val="-1451026545"/>
                  <w:tag w:val="goog_rdk_185"/>
                </w:sdtPr>
                <w:sdtContent>
                  <w:del w:author="Jennifer Manzanillo" w:id="55" w:date="2026-08-04T08:31:54Z">
                    <w:r w:rsidDel="00000000" w:rsidR="00000000" w:rsidRPr="00000000">
                      <w:rPr>
                        <w:rFonts w:ascii="Times New Roman" w:cs="Times New Roman" w:eastAsia="Times New Roman" w:hAnsi="Times New Roman"/>
                        <w:sz w:val="32"/>
                        <w:szCs w:val="32"/>
                        <w:rtl w:val="0"/>
                        <w:rPrChange w:author="Jennifer Manzanillo" w:id="56" w:date="2026-08-04T08:31:5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The Malagasy-style bungalows combine simplicity and functionality, providing everything needed at an affordable cost. Wi-Fi access is also available, allowing guests to stay connected while enjoying the surroundings. More accessible than the main property, this alternative offers a rejuvenating stay at a gentle price, without sacrificing essential comfort.</w:delText>
                    </w:r>
                  </w:del>
                </w:sdtContent>
              </w:sdt>
              <w:del w:author="Jennifer Manzanillo" w:id="55" w:date="2026-08-04T08:31:54Z"/>
            </w:sdtContent>
          </w:sdt>
          <w:sdt>
            <w:sdtPr>
              <w:id w:val="623515328"/>
              <w:tag w:val="goog_rdk_186"/>
            </w:sdtPr>
            <w:sdtContent>
              <w:r w:rsidDel="00000000" w:rsidR="00000000" w:rsidRPr="00000000">
                <w:rPr>
                  <w:rtl w:val="0"/>
                </w:rPr>
              </w:r>
            </w:sdtContent>
          </w:sdt>
        </w:p>
      </w:sdtContent>
    </w:sdt>
    <w:p w:rsidR="00000000" w:rsidDel="00000000" w:rsidP="00000000" w:rsidRDefault="00000000" w:rsidRPr="00000000" w14:paraId="00000135">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Family Stay</w:t>
      </w:r>
      <w:r w:rsidDel="00000000" w:rsidR="00000000" w:rsidRPr="00000000">
        <w:rPr>
          <w:rFonts w:ascii="Times New Roman" w:cs="Times New Roman" w:eastAsia="Times New Roman" w:hAnsi="Times New Roman"/>
          <w:sz w:val="32"/>
          <w:szCs w:val="32"/>
          <w:rtl w:val="0"/>
        </w:rPr>
        <w:br w:type="textWrapping"/>
        <w:t xml:space="preserve">We offer 4 duplex houses (two-story units), fully equipped for long stays. They include a kitchenette with a stovetop, refrigerator, and tableware, providing all the comfort needed for a fully self-sufficient stay.</w:t>
      </w:r>
    </w:p>
    <w:p w:rsidR="00000000" w:rsidDel="00000000" w:rsidP="00000000" w:rsidRDefault="00000000" w:rsidRPr="00000000" w14:paraId="00000136">
      <w:pPr>
        <w:spacing w:before="160" w:line="240" w:lineRule="auto"/>
        <w:jc w:val="both"/>
        <w:rPr>
          <w:rFonts w:ascii="Times New Roman" w:cs="Times New Roman" w:eastAsia="Times New Roman" w:hAnsi="Times New Roman"/>
          <w:sz w:val="32"/>
          <w:szCs w:val="32"/>
        </w:rPr>
      </w:pPr>
      <w:r w:rsidDel="00000000" w:rsidR="00000000" w:rsidRPr="00000000">
        <w:rPr>
          <w:rFonts w:ascii="Arial" w:cs="Arial" w:eastAsia="Arial" w:hAnsi="Arial"/>
          <w:b w:val="1"/>
          <w:bCs w:val="1"/>
          <w:color w:val="000000"/>
          <w:sz w:val="32"/>
          <w:szCs w:val="32"/>
          <w:highlight w:val="cyan"/>
          <w:rtl w:val="0"/>
        </w:rPr>
        <w:t xml:space="preserve">TARIFS</w:t>
      </w:r>
      <w:r w:rsidDel="00000000" w:rsidR="00000000" w:rsidRPr="00000000">
        <w:rPr>
          <w:rtl w:val="0"/>
        </w:rPr>
      </w:r>
    </w:p>
    <w:p w:rsidR="00000000" w:rsidDel="00000000" w:rsidP="00000000" w:rsidRDefault="00000000" w:rsidRPr="00000000" w14:paraId="00000137">
      <w:pPr>
        <w:spacing w:before="160" w:line="240" w:lineRule="auto"/>
        <w:rPr>
          <w:rFonts w:ascii="Times New Roman" w:cs="Times New Roman" w:eastAsia="Times New Roman" w:hAnsi="Times New Roman"/>
          <w:sz w:val="32"/>
          <w:szCs w:val="32"/>
        </w:rPr>
      </w:pPr>
      <w:r w:rsidDel="00000000" w:rsidR="00000000" w:rsidRPr="00000000">
        <w:rPr>
          <w:rFonts w:ascii="Arial" w:cs="Arial" w:eastAsia="Arial" w:hAnsi="Arial"/>
          <w:b w:val="1"/>
          <w:bCs w:val="1"/>
          <w:color w:val="000000"/>
          <w:sz w:val="32"/>
          <w:szCs w:val="32"/>
          <w:rtl w:val="0"/>
        </w:rPr>
        <w:t xml:space="preserve">Hébergement</w:t>
      </w:r>
      <w:r w:rsidDel="00000000" w:rsidR="00000000" w:rsidRPr="00000000">
        <w:rPr>
          <w:rtl w:val="0"/>
        </w:rPr>
      </w:r>
    </w:p>
    <w:tbl>
      <w:tblPr>
        <w:tblStyle w:val="Table5"/>
        <w:tblW w:w="9056.0" w:type="dxa"/>
        <w:jc w:val="left"/>
        <w:tblLayout w:type="fixed"/>
        <w:tblLook w:val="0400"/>
      </w:tblPr>
      <w:tblGrid>
        <w:gridCol w:w="6580"/>
        <w:gridCol w:w="2476"/>
        <w:tblGridChange w:id="0">
          <w:tblGrid>
            <w:gridCol w:w="6580"/>
            <w:gridCol w:w="247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8">
            <w:pPr>
              <w:spacing w:before="160"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Type de chambres</w:t>
            </w:r>
          </w:p>
          <w:p w:rsidR="00000000" w:rsidDel="00000000" w:rsidP="00000000" w:rsidRDefault="00000000" w:rsidRPr="00000000" w14:paraId="00000139">
            <w:pPr>
              <w:spacing w:before="160"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ff0000"/>
                <w:sz w:val="32"/>
                <w:szCs w:val="32"/>
                <w:rtl w:val="0"/>
              </w:rPr>
              <w:t xml:space="preserve">Room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A">
            <w:pPr>
              <w:spacing w:before="160"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Tarif en Ariary</w:t>
            </w:r>
          </w:p>
          <w:p w:rsidR="00000000" w:rsidDel="00000000" w:rsidP="00000000" w:rsidRDefault="00000000" w:rsidRPr="00000000" w14:paraId="0000013B">
            <w:pPr>
              <w:spacing w:before="160"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ff0000"/>
                <w:sz w:val="32"/>
                <w:szCs w:val="32"/>
                <w:rtl w:val="0"/>
              </w:rPr>
              <w:t xml:space="preserve">Rate of the day</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C">
            <w:pPr>
              <w:spacing w:before="160" w:line="240" w:lineRule="auto"/>
              <w:jc w:val="both"/>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Pilotis Nuptial DOUBLE- TWIN- SINGLE</w:t>
            </w:r>
          </w:p>
          <w:p w:rsidR="00000000" w:rsidDel="00000000" w:rsidP="00000000" w:rsidRDefault="00000000" w:rsidRPr="00000000" w14:paraId="0000013D">
            <w:pPr>
              <w:spacing w:before="160" w:line="240" w:lineRule="auto"/>
              <w:jc w:val="both"/>
              <w:rPr>
                <w:rFonts w:ascii="Arial" w:cs="Arial" w:eastAsia="Arial" w:hAnsi="Arial"/>
                <w:color w:val="ff0000"/>
                <w:sz w:val="32"/>
                <w:szCs w:val="32"/>
              </w:rPr>
            </w:pPr>
            <w:r w:rsidDel="00000000" w:rsidR="00000000" w:rsidRPr="00000000">
              <w:rPr>
                <w:rtl w:val="0"/>
              </w:rPr>
            </w:r>
          </w:p>
          <w:p w:rsidR="00000000" w:rsidDel="00000000" w:rsidP="00000000" w:rsidRDefault="00000000" w:rsidRPr="00000000" w14:paraId="0000013E">
            <w:pPr>
              <w:spacing w:before="160" w:line="240" w:lineRule="auto"/>
              <w:jc w:val="both"/>
              <w:rPr>
                <w:rFonts w:ascii="Arial" w:cs="Arial" w:eastAsia="Arial" w:hAnsi="Arial"/>
                <w:color w:val="ff0000"/>
                <w:sz w:val="32"/>
                <w:szCs w:val="32"/>
              </w:rPr>
            </w:pPr>
            <w:r w:rsidDel="00000000" w:rsidR="00000000" w:rsidRPr="00000000">
              <w:rPr>
                <w:rFonts w:ascii="Arial" w:cs="Arial" w:eastAsia="Arial" w:hAnsi="Arial"/>
                <w:color w:val="ff0000"/>
                <w:sz w:val="32"/>
                <w:szCs w:val="32"/>
                <w:rtl w:val="0"/>
              </w:rPr>
              <w:t xml:space="preserve"> Bridal Suite on Stilts – Double, Twin, or Single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F">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360 000*</w:t>
            </w:r>
            <w:r w:rsidDel="00000000" w:rsidR="00000000" w:rsidRPr="00000000">
              <w:rPr>
                <w:rtl w:val="0"/>
              </w:rPr>
            </w:r>
          </w:p>
          <w:p w:rsidR="00000000" w:rsidDel="00000000" w:rsidP="00000000" w:rsidRDefault="00000000" w:rsidRPr="00000000" w14:paraId="00000140">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72 euros</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1">
            <w:pPr>
              <w:spacing w:before="160" w:line="240" w:lineRule="auto"/>
              <w:jc w:val="both"/>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SUPERIOR LAKE VIEW ROOM</w:t>
            </w:r>
            <w:r w:rsidDel="00000000" w:rsidR="00000000" w:rsidRPr="00000000">
              <w:rPr>
                <w:rtl w:val="0"/>
              </w:rPr>
            </w:r>
          </w:p>
          <w:p w:rsidR="00000000" w:rsidDel="00000000" w:rsidP="00000000" w:rsidRDefault="00000000" w:rsidRPr="00000000" w14:paraId="00000142">
            <w:pPr>
              <w:spacing w:before="160" w:line="240" w:lineRule="auto"/>
              <w:jc w:val="both"/>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DOUBLE- TWIN- SINGLE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3">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300 000*</w:t>
            </w:r>
            <w:r w:rsidDel="00000000" w:rsidR="00000000" w:rsidRPr="00000000">
              <w:rPr>
                <w:rtl w:val="0"/>
              </w:rPr>
            </w:r>
          </w:p>
          <w:p w:rsidR="00000000" w:rsidDel="00000000" w:rsidP="00000000" w:rsidRDefault="00000000" w:rsidRPr="00000000" w14:paraId="00000144">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60 euros</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5">
            <w:pPr>
              <w:spacing w:before="160" w:line="240" w:lineRule="auto"/>
              <w:jc w:val="both"/>
              <w:rPr>
                <w:rFonts w:ascii="Times New Roman" w:cs="Times New Roman" w:eastAsia="Times New Roman" w:hAnsi="Times New Roman"/>
                <w:sz w:val="32"/>
                <w:szCs w:val="32"/>
              </w:rPr>
            </w:pPr>
            <w:sdt>
              <w:sdtPr>
                <w:id w:val="348175779"/>
                <w:tag w:val="goog_rdk_189"/>
              </w:sdtPr>
              <w:sdtContent>
                <w:ins w:author="Jennifer Manzanillo" w:id="57" w:date="2026-08-04T08:43:29Z"/>
                <w:sdt>
                  <w:sdtPr>
                    <w:id w:val="-273095583"/>
                    <w:tag w:val="goog_rdk_190"/>
                  </w:sdtPr>
                  <w:sdtContent>
                    <w:ins w:author="Jennifer Manzanillo" w:id="57" w:date="2026-08-04T08:43:29Z">
                      <w:r w:rsidDel="00000000" w:rsidR="00000000" w:rsidRPr="00000000">
                        <w:rPr>
                          <w:rFonts w:ascii="Arial" w:cs="Arial" w:eastAsia="Arial" w:hAnsi="Arial"/>
                          <w:sz w:val="32"/>
                          <w:szCs w:val="32"/>
                          <w:rtl w:val="0"/>
                          <w:rPrChange w:author="Jennifer Manzanillo" w:id="58" w:date="2026-08-04T08:43:29Z">
                            <w:rPr>
                              <w:rFonts w:ascii="Times New Roman" w:cs="Times New Roman" w:eastAsia="Times New Roman" w:hAnsi="Times New Roman"/>
                              <w:sz w:val="32"/>
                              <w:szCs w:val="32"/>
                            </w:rPr>
                          </w:rPrChange>
                        </w:rPr>
                        <w:t xml:space="preserve">Train </w:t>
                      </w:r>
                    </w:ins>
                  </w:sdtContent>
                </w:sdt>
                <w:ins w:author="Jennifer Manzanillo" w:id="57" w:date="2026-08-04T08:43:29Z"/>
              </w:sdtContent>
            </w:sdt>
            <w:r w:rsidDel="00000000" w:rsidR="00000000" w:rsidRPr="00000000">
              <w:rPr>
                <w:rFonts w:ascii="Arial" w:cs="Arial" w:eastAsia="Arial" w:hAnsi="Arial"/>
                <w:color w:val="000000"/>
                <w:sz w:val="32"/>
                <w:szCs w:val="32"/>
                <w:rtl w:val="0"/>
              </w:rPr>
              <w:t xml:space="preserve">Wagon Nuptial Honeymoon Suite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6">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360 000*</w:t>
            </w:r>
            <w:r w:rsidDel="00000000" w:rsidR="00000000" w:rsidRPr="00000000">
              <w:rPr>
                <w:rtl w:val="0"/>
              </w:rPr>
            </w:r>
          </w:p>
          <w:p w:rsidR="00000000" w:rsidDel="00000000" w:rsidP="00000000" w:rsidRDefault="00000000" w:rsidRPr="00000000" w14:paraId="00000147">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72 euros</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8">
            <w:pPr>
              <w:spacing w:before="160" w:line="240" w:lineRule="auto"/>
              <w:jc w:val="both"/>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Standard double / twin/Single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9">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140 000*</w:t>
            </w:r>
            <w:r w:rsidDel="00000000" w:rsidR="00000000" w:rsidRPr="00000000">
              <w:rPr>
                <w:rtl w:val="0"/>
              </w:rPr>
            </w:r>
          </w:p>
          <w:p w:rsidR="00000000" w:rsidDel="00000000" w:rsidP="00000000" w:rsidRDefault="00000000" w:rsidRPr="00000000" w14:paraId="0000014A">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28 euros</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B">
            <w:pPr>
              <w:spacing w:after="0" w:line="24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Bungalow traditionnel Extension « le Repos »</w:t>
            </w:r>
          </w:p>
          <w:p w:rsidR="00000000" w:rsidDel="00000000" w:rsidP="00000000" w:rsidRDefault="00000000" w:rsidRPr="00000000" w14:paraId="0000014C">
            <w:pPr>
              <w:spacing w:after="0" w:line="240" w:lineRule="auto"/>
              <w:rPr>
                <w:rFonts w:ascii="Arial" w:cs="Arial" w:eastAsia="Arial" w:hAnsi="Arial"/>
                <w:color w:val="000000"/>
                <w:sz w:val="32"/>
                <w:szCs w:val="32"/>
              </w:rPr>
            </w:pPr>
            <w:r w:rsidDel="00000000" w:rsidR="00000000" w:rsidRPr="00000000">
              <w:rPr>
                <w:rFonts w:ascii="Arial" w:cs="Arial" w:eastAsia="Arial" w:hAnsi="Arial"/>
                <w:color w:val="ff0000"/>
                <w:sz w:val="32"/>
                <w:szCs w:val="32"/>
                <w:rtl w:val="0"/>
              </w:rPr>
              <w:t xml:space="preserve">Traditional Bungalow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D">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250 000*</w:t>
            </w:r>
            <w:r w:rsidDel="00000000" w:rsidR="00000000" w:rsidRPr="00000000">
              <w:rPr>
                <w:rtl w:val="0"/>
              </w:rPr>
            </w:r>
          </w:p>
          <w:p w:rsidR="00000000" w:rsidDel="00000000" w:rsidP="00000000" w:rsidRDefault="00000000" w:rsidRPr="00000000" w14:paraId="0000014E">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50 euros</w:t>
            </w:r>
            <w:r w:rsidDel="00000000" w:rsidR="00000000" w:rsidRPr="00000000">
              <w:rPr>
                <w:rtl w:val="0"/>
              </w:rPr>
            </w:r>
          </w:p>
        </w:tc>
      </w:tr>
    </w:tbl>
    <w:p w:rsidR="00000000" w:rsidDel="00000000" w:rsidP="00000000" w:rsidRDefault="00000000" w:rsidRPr="00000000" w14:paraId="0000014F">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Supplements</w:t>
      </w:r>
    </w:p>
    <w:tbl>
      <w:tblPr>
        <w:tblStyle w:val="Table6"/>
        <w:tblW w:w="9056.0" w:type="dxa"/>
        <w:jc w:val="left"/>
        <w:tblLayout w:type="fixed"/>
        <w:tblLook w:val="0400"/>
      </w:tblPr>
      <w:tblGrid>
        <w:gridCol w:w="5075"/>
        <w:gridCol w:w="3981"/>
        <w:tblGridChange w:id="0">
          <w:tblGrid>
            <w:gridCol w:w="5075"/>
            <w:gridCol w:w="3981"/>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0">
            <w:pPr>
              <w:spacing w:before="160" w:line="240" w:lineRule="auto"/>
              <w:jc w:val="both"/>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Type d’option</w:t>
            </w:r>
          </w:p>
          <w:p w:rsidR="00000000" w:rsidDel="00000000" w:rsidP="00000000" w:rsidRDefault="00000000" w:rsidRPr="00000000" w14:paraId="00000151">
            <w:pPr>
              <w:spacing w:before="160" w:line="240" w:lineRule="auto"/>
              <w:jc w:val="both"/>
              <w:rPr>
                <w:rFonts w:ascii="Arial" w:cs="Arial" w:eastAsia="Arial" w:hAnsi="Arial"/>
                <w:b w:val="1"/>
                <w:bCs w:val="1"/>
                <w:color w:val="000000"/>
                <w:sz w:val="32"/>
                <w:szCs w:val="32"/>
              </w:rPr>
            </w:pPr>
            <w:r w:rsidDel="00000000" w:rsidR="00000000" w:rsidRPr="00000000">
              <w:rPr>
                <w:rFonts w:ascii="Arial" w:cs="Arial" w:eastAsia="Arial" w:hAnsi="Arial"/>
                <w:b w:val="1"/>
                <w:bCs w:val="1"/>
                <w:color w:val="ff0000"/>
                <w:sz w:val="32"/>
                <w:szCs w:val="32"/>
                <w:rtl w:val="0"/>
              </w:rPr>
              <w:t xml:space="preserve">Option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2">
            <w:pPr>
              <w:spacing w:before="160"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Tarif en Ariary (1 euro=4900 Ar)</w:t>
            </w:r>
          </w:p>
          <w:p w:rsidR="00000000" w:rsidDel="00000000" w:rsidP="00000000" w:rsidRDefault="00000000" w:rsidRPr="00000000" w14:paraId="00000153">
            <w:pPr>
              <w:spacing w:before="160"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ff0000"/>
                <w:sz w:val="32"/>
                <w:szCs w:val="32"/>
                <w:rtl w:val="0"/>
              </w:rPr>
              <w:t xml:space="preserve">Rate</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4">
            <w:pPr>
              <w:spacing w:before="160" w:line="240" w:lineRule="auto"/>
              <w:jc w:val="both"/>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Taxe de séjour</w:t>
            </w:r>
          </w:p>
          <w:p w:rsidR="00000000" w:rsidDel="00000000" w:rsidP="00000000" w:rsidRDefault="00000000" w:rsidRPr="00000000" w14:paraId="00000155">
            <w:pPr>
              <w:spacing w:before="160" w:line="240" w:lineRule="auto"/>
              <w:jc w:val="both"/>
              <w:rPr>
                <w:rFonts w:ascii="Arial" w:cs="Arial" w:eastAsia="Arial" w:hAnsi="Arial"/>
                <w:color w:val="000000"/>
                <w:sz w:val="32"/>
                <w:szCs w:val="32"/>
              </w:rPr>
            </w:pPr>
            <w:r w:rsidDel="00000000" w:rsidR="00000000" w:rsidRPr="00000000">
              <w:rPr>
                <w:rFonts w:ascii="Arial" w:cs="Arial" w:eastAsia="Arial" w:hAnsi="Arial"/>
                <w:color w:val="ff0000"/>
                <w:sz w:val="32"/>
                <w:szCs w:val="32"/>
                <w:rtl w:val="0"/>
              </w:rPr>
              <w:t xml:space="preserve">Tourist tax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6">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5 000 </w:t>
            </w:r>
            <w:r w:rsidDel="00000000" w:rsidR="00000000" w:rsidRPr="00000000">
              <w:rPr>
                <w:rtl w:val="0"/>
              </w:rPr>
            </w:r>
          </w:p>
          <w:p w:rsidR="00000000" w:rsidDel="00000000" w:rsidP="00000000" w:rsidRDefault="00000000" w:rsidRPr="00000000" w14:paraId="00000157">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1€</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8">
            <w:pPr>
              <w:spacing w:before="160" w:line="240" w:lineRule="auto"/>
              <w:jc w:val="both"/>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Petit déjeuner</w:t>
            </w:r>
          </w:p>
          <w:p w:rsidR="00000000" w:rsidDel="00000000" w:rsidP="00000000" w:rsidRDefault="00000000" w:rsidRPr="00000000" w14:paraId="00000159">
            <w:pPr>
              <w:spacing w:before="160" w:line="240" w:lineRule="auto"/>
              <w:jc w:val="both"/>
              <w:rPr>
                <w:rFonts w:ascii="Arial" w:cs="Arial" w:eastAsia="Arial" w:hAnsi="Arial"/>
                <w:color w:val="000000"/>
                <w:sz w:val="32"/>
                <w:szCs w:val="32"/>
              </w:rPr>
            </w:pPr>
            <w:r w:rsidDel="00000000" w:rsidR="00000000" w:rsidRPr="00000000">
              <w:rPr>
                <w:rFonts w:ascii="Arial" w:cs="Arial" w:eastAsia="Arial" w:hAnsi="Arial"/>
                <w:color w:val="ff0000"/>
                <w:sz w:val="32"/>
                <w:szCs w:val="32"/>
                <w:rtl w:val="0"/>
              </w:rPr>
              <w:t xml:space="preserve">Breakfast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A">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40 000 / 8€</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B">
            <w:pPr>
              <w:spacing w:before="160" w:line="240" w:lineRule="auto"/>
              <w:jc w:val="both"/>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Menu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C">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70 000 / 14€</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D">
            <w:pPr>
              <w:spacing w:before="160" w:line="240" w:lineRule="auto"/>
              <w:jc w:val="both"/>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Transfert privé 4x4 Lac Hôtel / Fianarantsoa</w:t>
            </w:r>
          </w:p>
          <w:p w:rsidR="00000000" w:rsidDel="00000000" w:rsidP="00000000" w:rsidRDefault="00000000" w:rsidRPr="00000000" w14:paraId="0000015E">
            <w:pPr>
              <w:spacing w:before="160" w:line="240" w:lineRule="auto"/>
              <w:jc w:val="both"/>
              <w:rPr>
                <w:rFonts w:ascii="Arial" w:cs="Arial" w:eastAsia="Arial" w:hAnsi="Arial"/>
                <w:color w:val="000000"/>
                <w:sz w:val="32"/>
                <w:szCs w:val="32"/>
              </w:rPr>
            </w:pPr>
            <w:r w:rsidDel="00000000" w:rsidR="00000000" w:rsidRPr="00000000">
              <w:rPr>
                <w:rFonts w:ascii="Arial" w:cs="Arial" w:eastAsia="Arial" w:hAnsi="Arial"/>
                <w:color w:val="ff0000"/>
                <w:sz w:val="32"/>
                <w:szCs w:val="32"/>
                <w:rtl w:val="0"/>
              </w:rPr>
              <w:t xml:space="preserve">Private</w:t>
            </w:r>
            <w:sdt>
              <w:sdtPr>
                <w:id w:val="-1436008506"/>
                <w:tag w:val="goog_rdk_191"/>
              </w:sdtPr>
              <w:sdtContent>
                <w:ins w:author="Jennifer Manzanillo" w:id="59" w:date="2026-08-04T08:44:02Z">
                  <w:r w:rsidDel="00000000" w:rsidR="00000000" w:rsidRPr="00000000">
                    <w:rPr>
                      <w:rFonts w:ascii="Arial" w:cs="Arial" w:eastAsia="Arial" w:hAnsi="Arial"/>
                      <w:color w:val="ff0000"/>
                      <w:sz w:val="32"/>
                      <w:szCs w:val="32"/>
                      <w:rtl w:val="0"/>
                    </w:rPr>
                    <w:t xml:space="preserve"> Car</w:t>
                  </w:r>
                </w:ins>
              </w:sdtContent>
            </w:sdt>
            <w:r w:rsidDel="00000000" w:rsidR="00000000" w:rsidRPr="00000000">
              <w:rPr>
                <w:rFonts w:ascii="Arial" w:cs="Arial" w:eastAsia="Arial" w:hAnsi="Arial"/>
                <w:color w:val="ff0000"/>
                <w:sz w:val="32"/>
                <w:szCs w:val="32"/>
                <w:rtl w:val="0"/>
              </w:rPr>
              <w:t xml:space="preserve"> 4x4 transfer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F">
            <w:pPr>
              <w:spacing w:before="160" w:line="240" w:lineRule="auto"/>
              <w:jc w:val="center"/>
              <w:rPr>
                <w:rFonts w:ascii="Times New Roman" w:cs="Times New Roman" w:eastAsia="Times New Roman" w:hAnsi="Times New Roman"/>
                <w:sz w:val="32"/>
                <w:szCs w:val="32"/>
              </w:rPr>
            </w:pPr>
            <w:r w:rsidDel="00000000" w:rsidR="00000000" w:rsidRPr="00000000">
              <w:rPr>
                <w:rFonts w:ascii="Arial" w:cs="Arial" w:eastAsia="Arial" w:hAnsi="Arial"/>
                <w:color w:val="000000"/>
                <w:sz w:val="32"/>
                <w:szCs w:val="32"/>
                <w:rtl w:val="0"/>
              </w:rPr>
              <w:t xml:space="preserve">120 000 / 25€</w:t>
            </w:r>
            <w:r w:rsidDel="00000000" w:rsidR="00000000" w:rsidRPr="00000000">
              <w:rPr>
                <w:rtl w:val="0"/>
              </w:rPr>
            </w:r>
          </w:p>
        </w:tc>
      </w:tr>
    </w:tbl>
    <w:p w:rsidR="00000000" w:rsidDel="00000000" w:rsidP="00000000" w:rsidRDefault="00000000" w:rsidRPr="00000000" w14:paraId="00000160">
      <w:pPr>
        <w:spacing w:after="280" w:before="280" w:line="240" w:lineRule="auto"/>
        <w:rPr>
          <w:rFonts w:ascii="Times New Roman" w:cs="Times New Roman" w:eastAsia="Times New Roman" w:hAnsi="Times New Roman"/>
          <w:sz w:val="32"/>
          <w:szCs w:val="32"/>
        </w:rPr>
      </w:pPr>
      <w:r w:rsidDel="00000000" w:rsidR="00000000" w:rsidRPr="00000000">
        <w:rPr>
          <w:rtl w:val="0"/>
        </w:rPr>
      </w:r>
    </w:p>
    <w:sdt>
      <w:sdtPr>
        <w:id w:val="1065922846"/>
        <w:tag w:val="goog_rdk_195"/>
      </w:sdtPr>
      <w:sdtContent>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62" w:date="2026-08-04T08:45:03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yellow"/>
              <w:u w:val="none"/>
              <w:vertAlign w:val="baseline"/>
              <w:rtl w:val="0"/>
            </w:rPr>
            <w:t xml:space="preserve">SERVICES</w:t>
          </w:r>
          <w:sdt>
            <w:sdtPr>
              <w:id w:val="-636866659"/>
              <w:tag w:val="goog_rdk_192"/>
            </w:sdtPr>
            <w:sdtContent>
              <w:del w:author="Jennifer Manzanillo" w:id="60" w:date="2026-08-04T08:50:29Z">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yellow"/>
                    <w:u w:val="none"/>
                    <w:vertAlign w:val="baseline"/>
                    <w:rtl w:val="0"/>
                  </w:rPr>
                  <w:br w:type="textWrapping"/>
                </w:r>
              </w:del>
            </w:sdtContent>
          </w:sdt>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yellow"/>
              <w:u w:val="none"/>
              <w:vertAlign w:val="baseline"/>
              <w:rtl w:val="0"/>
            </w:rPr>
            <w:t xml:space="preserve">RESTAURANT</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t xml:space="preserve">With us, </w:t>
          </w:r>
          <w:sdt>
            <w:sdtPr>
              <w:id w:val="-2673978"/>
              <w:tag w:val="goog_rdk_193"/>
            </w:sdtPr>
            <w:sdtContent>
              <w:ins w:author="Jennifer Manzanillo" w:id="61" w:date="2026-08-04T08:44:5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exceptional </w:t>
                </w:r>
              </w:ins>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quality begins at the source.</w:t>
          </w:r>
          <w:sdt>
            <w:sdtPr>
              <w:id w:val="1665734952"/>
              <w:tag w:val="goog_rdk_194"/>
            </w:sdtPr>
            <w:sdtContent>
              <w:ins w:author="Jennifer Manzanillo" w:id="62" w:date="2026-08-04T08:45:03Z">
                <w:r w:rsidDel="00000000" w:rsidR="00000000" w:rsidRPr="00000000">
                  <w:rPr>
                    <w:rtl w:val="0"/>
                  </w:rPr>
                </w:r>
              </w:ins>
            </w:sdtContent>
          </w:sdt>
        </w:p>
      </w:sdtContent>
    </w:sdt>
    <w:sdt>
      <w:sdtPr>
        <w:id w:val="-1243441094"/>
        <w:tag w:val="goog_rdk_198"/>
      </w:sdtPr>
      <w:sdtContent>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63" w:date="2026-08-04T08:47:03Z"/>
              <w:rFonts w:ascii="Times New Roman" w:cs="Times New Roman" w:eastAsia="Times New Roman" w:hAnsi="Times New Roman"/>
              <w:sz w:val="32"/>
              <w:szCs w:val="32"/>
              <w:rPrChange w:author="Jennifer Manzanillo" w:id="64" w:date="2026-08-04T08:47:0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t xml:space="preserve">All our dishes are prepared using fresh, organic, and carefully selected ingredients. Our aromatic herbs come directly from our garden: parsley, thyme, rosemary, basil, chives, mint, bay leaf, lemongrass… and the rest comes directly from local village farmers.</w:t>
          </w:r>
          <w:sdt>
            <w:sdtPr>
              <w:id w:val="125437198"/>
              <w:tag w:val="goog_rdk_196"/>
            </w:sdtPr>
            <w:sdtContent>
              <w:ins w:author="Jennifer Manzanillo" w:id="63" w:date="2026-08-04T08:47:03Z"/>
              <w:sdt>
                <w:sdtPr>
                  <w:id w:val="-1197215003"/>
                  <w:tag w:val="goog_rdk_197"/>
                </w:sdtPr>
                <w:sdtContent>
                  <w:ins w:author="Jennifer Manzanillo" w:id="63" w:date="2026-08-04T08:47:03Z">
                    <w:r w:rsidDel="00000000" w:rsidR="00000000" w:rsidRPr="00000000">
                      <w:rPr>
                        <w:rtl w:val="0"/>
                      </w:rPr>
                    </w:r>
                  </w:ins>
                </w:sdtContent>
              </w:sdt>
              <w:ins w:author="Jennifer Manzanillo" w:id="63" w:date="2026-08-04T08:47:03Z"/>
            </w:sdtContent>
          </w:sdt>
        </w:p>
      </w:sdtContent>
    </w:sdt>
    <w:sdt>
      <w:sdtPr>
        <w:id w:val="-521411691"/>
        <w:tag w:val="goog_rdk_207"/>
      </w:sdtPr>
      <w:sdtContent>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69" w:date="2026-08-04T08:45:47Z"/>
              <w:del w:author="Jennifer Manzanillo" w:id="69" w:date="2026-08-04T08:45:47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t xml:space="preserve">And for everything else? </w:t>
          </w:r>
          <w:sdt>
            <w:sdtPr>
              <w:id w:val="1105951695"/>
              <w:tag w:val="goog_rdk_199"/>
            </w:sdtPr>
            <w:sdtContent>
              <w:ins w:author="Jennifer Manzanillo" w:id="65" w:date="2026-08-04T08:46:07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Homemade with care. From fresh </w:t>
                </w:r>
              </w:ins>
              <w:sdt>
                <w:sdtPr>
                  <w:id w:val="1860291116"/>
                  <w:tag w:val="goog_rdk_200"/>
                </w:sdtPr>
                <w:sdtContent>
                  <w:ins w:author="Jennifer Manzanillo" w:id="65" w:date="2026-08-04T08:46:07Z">
                    <w:r w:rsidDel="00000000" w:rsidR="00000000" w:rsidRPr="00000000">
                      <w:rPr>
                        <w:rFonts w:ascii="Times New Roman" w:cs="Times New Roman" w:eastAsia="Times New Roman" w:hAnsi="Times New Roman"/>
                        <w:sz w:val="32"/>
                        <w:szCs w:val="32"/>
                        <w:rtl w:val="0"/>
                        <w:rPrChange w:author="Jennifer Manzanillo" w:id="66" w:date="2026-08-04T08:46:0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b</w:t>
                    </w:r>
                  </w:ins>
                </w:sdtContent>
              </w:sdt>
              <w:ins w:author="Jennifer Manzanillo" w:id="65" w:date="2026-08-04T08:46:07Z"/>
            </w:sdtContent>
          </w:sdt>
          <w:sdt>
            <w:sdtPr>
              <w:id w:val="-38790539"/>
              <w:tag w:val="goog_rdk_201"/>
            </w:sdtPr>
            <w:sdtContent>
              <w:del w:author="Jennifer Manzanillo" w:id="65" w:date="2026-08-04T08:46:07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B</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read, yogurts, </w:t>
          </w:r>
          <w:sdt>
            <w:sdtPr>
              <w:id w:val="458956808"/>
              <w:tag w:val="goog_rdk_202"/>
            </w:sdtPr>
            <w:sdtContent>
              <w:ins w:author="Jennifer Manzanillo" w:id="67" w:date="2026-08-04T08:47:14Z"/>
              <w:sdt>
                <w:sdtPr>
                  <w:id w:val="1732921159"/>
                  <w:tag w:val="goog_rdk_203"/>
                </w:sdtPr>
                <w:sdtContent>
                  <w:ins w:author="Jennifer Manzanillo" w:id="67" w:date="2026-08-04T08:47:14Z">
                    <w:r w:rsidDel="00000000" w:rsidR="00000000" w:rsidRPr="00000000">
                      <w:rPr>
                        <w:rFonts w:ascii="Times New Roman" w:cs="Times New Roman" w:eastAsia="Times New Roman" w:hAnsi="Times New Roman"/>
                        <w:sz w:val="32"/>
                        <w:szCs w:val="32"/>
                        <w:rtl w:val="0"/>
                        <w:rPrChange w:author="Jennifer Manzanillo" w:id="68" w:date="2026-08-04T08:47:1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artisanal</w:t>
                    </w:r>
                  </w:ins>
                </w:sdtContent>
              </w:sdt>
              <w:ins w:author="Jennifer Manzanillo" w:id="67" w:date="2026-08-04T08:47:14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ins>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cheeses, jams, honey…</w:t>
          </w:r>
          <w:sdt>
            <w:sdtPr>
              <w:id w:val="1276617537"/>
              <w:tag w:val="goog_rdk_204"/>
            </w:sdtPr>
            <w:sdtContent>
              <w:del w:author="Jennifer Manzanillo" w:id="69" w:date="2026-08-04T08:45:47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w:delText>
                </w:r>
              </w:del>
            </w:sdtContent>
          </w:sdt>
          <w:sdt>
            <w:sdtPr>
              <w:id w:val="-1023681244"/>
              <w:tag w:val="goog_rdk_205"/>
            </w:sdtPr>
            <w:sdtContent>
              <w:ins w:author="Jennifer Manzanillo" w:id="69" w:date="2026-08-04T08:45:47Z">
                <w:sdt>
                  <w:sdtPr>
                    <w:id w:val="604227598"/>
                    <w:tag w:val="goog_rdk_206"/>
                  </w:sdtPr>
                  <w:sdtContent>
                    <w:del w:author="Jennifer Manzanillo" w:id="69" w:date="2026-08-04T08:45:47Z">
                      <w:r w:rsidDel="00000000" w:rsidR="00000000" w:rsidRPr="00000000">
                        <w:rPr>
                          <w:rtl w:val="0"/>
                        </w:rPr>
                      </w:r>
                    </w:del>
                  </w:sdtContent>
                </w:sdt>
              </w:ins>
            </w:sdtContent>
          </w:sdt>
        </w:p>
      </w:sdtContent>
    </w:sdt>
    <w:sdt>
      <w:sdtPr>
        <w:id w:val="-955270412"/>
        <w:tag w:val="goog_rdk_212"/>
      </w:sdtPr>
      <w:sdtContent>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70" w:date="2026-08-04T08:47:2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925364184"/>
              <w:tag w:val="goog_rdk_209"/>
            </w:sdtPr>
            <w:sdtContent>
              <w:del w:author="Jennifer Manzanillo" w:id="69" w:date="2026-08-04T08:45:47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everything is homemade.</w:delText>
                </w:r>
              </w:del>
            </w:sdtContent>
          </w:sdt>
          <w:sdt>
            <w:sdtPr>
              <w:id w:val="-1271337461"/>
              <w:tag w:val="goog_rdk_210"/>
            </w:sdtPr>
            <w:sdtContent>
              <w:ins w:author="Jennifer Manzanillo" w:id="70" w:date="2026-08-04T08:47:29Z"/>
              <w:sdt>
                <w:sdtPr>
                  <w:id w:val="-554141649"/>
                  <w:tag w:val="goog_rdk_211"/>
                </w:sdtPr>
                <w:sdtContent>
                  <w:commentRangeStart w:id="6"/>
                </w:sdtContent>
              </w:sdt>
              <w:ins w:author="Jennifer Manzanillo" w:id="70" w:date="2026-08-04T08:47:29Z">
                <w:r w:rsidDel="00000000" w:rsidR="00000000" w:rsidRPr="00000000">
                  <w:rPr>
                    <w:rtl w:val="0"/>
                  </w:rPr>
                </w:r>
              </w:ins>
            </w:sdtContent>
          </w:sdt>
        </w:p>
      </w:sdtContent>
    </w:sdt>
    <w:sdt>
      <w:sdtPr>
        <w:id w:val="765421200"/>
        <w:tag w:val="goog_rdk_216"/>
      </w:sdtPr>
      <w:sdtContent>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70" w:date="2026-08-04T08:47:29Z"/>
              <w:rFonts w:ascii="Times New Roman" w:cs="Times New Roman" w:eastAsia="Times New Roman" w:hAnsi="Times New Roman"/>
              <w:sz w:val="32"/>
              <w:szCs w:val="32"/>
              <w:rPrChange w:author="Jennifer Manzanillo" w:id="71" w:date="2026-08-04T08:47:29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483307748"/>
              <w:tag w:val="goog_rdk_213"/>
            </w:sdtPr>
            <w:sdtContent>
              <w:ins w:author="Jennifer Manzanillo" w:id="70" w:date="2026-08-04T08:47:29Z"/>
              <w:sdt>
                <w:sdtPr>
                  <w:id w:val="1036772958"/>
                  <w:tag w:val="goog_rdk_214"/>
                </w:sdtPr>
                <w:sdtContent>
                  <w:commentRangeStart w:id="6"/>
                </w:sdtContent>
              </w:sdt>
              <w:ins w:author="Jennifer Manzanillo" w:id="70" w:date="2026-08-04T08:47:29Z">
                <w:commentRangeEnd w:id="6"/>
                <w:r w:rsidDel="00000000" w:rsidR="00000000" w:rsidRPr="00000000">
                  <w:commentReference w:id="6"/>
                </w:r>
                <w:sdt>
                  <w:sdtPr>
                    <w:id w:val="-112001519"/>
                    <w:tag w:val="goog_rdk_215"/>
                  </w:sdtPr>
                  <w:sdtContent>
                    <w:r w:rsidDel="00000000" w:rsidR="00000000" w:rsidRPr="00000000">
                      <w:rPr>
                        <w:rtl w:val="0"/>
                      </w:rPr>
                    </w:r>
                  </w:sdtContent>
                </w:sdt>
              </w:ins>
            </w:sdtContent>
          </w:sdt>
        </w:p>
      </w:sdtContent>
    </w:sdt>
    <w:sdt>
      <w:sdtPr>
        <w:id w:val="-797233142"/>
        <w:tag w:val="goog_rdk_222"/>
      </w:sdtPr>
      <w:sdtContent>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73" w:date="2026-08-04T08:47:49Z"/>
              <w:rFonts w:ascii="Times New Roman" w:cs="Times New Roman" w:eastAsia="Times New Roman" w:hAnsi="Times New Roman"/>
              <w:sz w:val="32"/>
              <w:szCs w:val="32"/>
              <w:rPrChange w:author="Jennifer Manzanillo" w:id="74" w:date="2026-08-04T08:47:49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58978373"/>
              <w:tag w:val="goog_rdk_217"/>
            </w:sdtPr>
            <w:sdtContent>
              <w:ins w:author="Jennifer Manzanillo" w:id="70" w:date="2026-08-04T08:47:29Z"/>
              <w:sdt>
                <w:sdtPr>
                  <w:id w:val="-1792939153"/>
                  <w:tag w:val="goog_rdk_218"/>
                </w:sdtPr>
                <w:sdtContent>
                  <w:ins w:author="Jennifer Manzanillo" w:id="70" w:date="2026-08-04T08:47:29Z">
                    <w:r w:rsidDel="00000000" w:rsidR="00000000" w:rsidRPr="00000000">
                      <w:rPr>
                        <w:rFonts w:ascii="Times New Roman" w:cs="Times New Roman" w:eastAsia="Times New Roman" w:hAnsi="Times New Roman"/>
                        <w:sz w:val="32"/>
                        <w:szCs w:val="32"/>
                        <w:rtl w:val="0"/>
                        <w:rPrChange w:author="Jennifer Manzanillo" w:id="71" w:date="2026-08-04T08:47:29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Local &amp; International Flavors</w:t>
                    </w:r>
                  </w:ins>
                </w:sdtContent>
              </w:sdt>
              <w:ins w:author="Jennifer Manzanillo" w:id="70" w:date="2026-08-04T08:47:29Z"/>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t xml:space="preserve">For those wishing to discover local flavors, Malagasy cuisine is served alongside a selection of European dishes and grilled specialties. Our signature dish remains wild duck, hunted by the owner Kim, as well as the must-try lake tilapia with ginger.</w:t>
          </w:r>
          <w:sdt>
            <w:sdtPr>
              <w:id w:val="424570439"/>
              <w:tag w:val="goog_rdk_219"/>
            </w:sdtPr>
            <w:sdtContent>
              <w:ins w:author="Jennifer Manzanillo" w:id="72" w:date="2026-08-04T08:49:15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Enjoy your meal in our panoramic dining area or outside on our shaded lakeside terraces.</w:t>
                </w:r>
              </w:ins>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sdt>
            <w:sdtPr>
              <w:id w:val="792370756"/>
              <w:tag w:val="goog_rdk_220"/>
            </w:sdtPr>
            <w:sdtContent>
              <w:ins w:author="Jennifer Manzanillo" w:id="73" w:date="2026-08-04T08:47:49Z"/>
              <w:sdt>
                <w:sdtPr>
                  <w:id w:val="299555629"/>
                  <w:tag w:val="goog_rdk_221"/>
                </w:sdtPr>
                <w:sdtContent>
                  <w:ins w:author="Jennifer Manzanillo" w:id="73" w:date="2026-08-04T08:47:49Z">
                    <w:r w:rsidDel="00000000" w:rsidR="00000000" w:rsidRPr="00000000">
                      <w:rPr>
                        <w:rtl w:val="0"/>
                      </w:rPr>
                    </w:r>
                  </w:ins>
                </w:sdtContent>
              </w:sdt>
              <w:ins w:author="Jennifer Manzanillo" w:id="73" w:date="2026-08-04T08:47:49Z"/>
            </w:sdtContent>
          </w:sdt>
        </w:p>
      </w:sdtContent>
    </w:sdt>
    <w:sdt>
      <w:sdtPr>
        <w:id w:val="593863472"/>
        <w:tag w:val="goog_rdk_228"/>
      </w:sdtPr>
      <w:sdtContent>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73" w:date="2026-08-04T08:47:49Z"/>
              <w:rFonts w:ascii="Times New Roman" w:cs="Times New Roman" w:eastAsia="Times New Roman" w:hAnsi="Times New Roman"/>
              <w:sz w:val="32"/>
              <w:szCs w:val="32"/>
              <w:rPrChange w:author="Jennifer Manzanillo" w:id="74" w:date="2026-08-04T08:47:49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421436510"/>
              <w:tag w:val="goog_rdk_224"/>
            </w:sdtPr>
            <w:sdtContent>
              <w:del w:author="Jennifer Manzanillo" w:id="73" w:date="2026-08-04T08:47:49Z"/>
              <w:sdt>
                <w:sdtPr>
                  <w:id w:val="957385718"/>
                  <w:tag w:val="goog_rdk_225"/>
                </w:sdtPr>
                <w:sdtContent>
                  <w:del w:author="Jennifer Manzanillo" w:id="73" w:date="2026-08-04T08:47:49Z">
                    <w:r w:rsidDel="00000000" w:rsidR="00000000" w:rsidRPr="00000000">
                      <w:rPr>
                        <w:rFonts w:ascii="Times New Roman" w:cs="Times New Roman" w:eastAsia="Times New Roman" w:hAnsi="Times New Roman"/>
                        <w:sz w:val="32"/>
                        <w:szCs w:val="32"/>
                        <w:rtl w:val="0"/>
                        <w:rPrChange w:author="Jennifer Manzanillo" w:id="74" w:date="2026-08-04T08:47:49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You can enjoy these dishes in our panoramic restaurant or on our shaded terraces by the lake.</w:delText>
                    </w:r>
                  </w:del>
                </w:sdtContent>
              </w:sdt>
              <w:del w:author="Jennifer Manzanillo" w:id="73" w:date="2026-08-04T08:47:49Z"/>
            </w:sdtContent>
          </w:sdt>
          <w:sdt>
            <w:sdtPr>
              <w:id w:val="1362913946"/>
              <w:tag w:val="goog_rdk_226"/>
            </w:sdtPr>
            <w:sdtContent>
              <w:ins w:author="Jennifer Manzanillo" w:id="73" w:date="2026-08-04T08:47:49Z"/>
              <w:sdt>
                <w:sdtPr>
                  <w:id w:val="-832753079"/>
                  <w:tag w:val="goog_rdk_227"/>
                </w:sdtPr>
                <w:sdtContent>
                  <w:ins w:author="Jennifer Manzanillo" w:id="73" w:date="2026-08-04T08:47:49Z">
                    <w:r w:rsidDel="00000000" w:rsidR="00000000" w:rsidRPr="00000000">
                      <w:rPr>
                        <w:rtl w:val="0"/>
                      </w:rPr>
                    </w:r>
                  </w:ins>
                </w:sdtContent>
              </w:sdt>
              <w:ins w:author="Jennifer Manzanillo" w:id="73" w:date="2026-08-04T08:47:49Z"/>
            </w:sdtContent>
          </w:sdt>
        </w:p>
      </w:sdtContent>
    </w:sdt>
    <w:sdt>
      <w:sdtPr>
        <w:id w:val="186441997"/>
        <w:tag w:val="goog_rdk_232"/>
      </w:sdtPr>
      <w:sdtContent>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75" w:date="2026-08-04T08:49:20Z"/>
              <w:rFonts w:ascii="Times New Roman" w:cs="Times New Roman" w:eastAsia="Times New Roman" w:hAnsi="Times New Roman"/>
              <w:sz w:val="32"/>
              <w:szCs w:val="32"/>
              <w:rPrChange w:author="Jennifer Manzanillo" w:id="74" w:date="2026-08-04T08:47:49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368776997"/>
              <w:tag w:val="goog_rdk_230"/>
            </w:sdtPr>
            <w:sdtContent>
              <w:ins w:author="Jennifer Manzanillo" w:id="75" w:date="2026-08-04T08:49:20Z"/>
              <w:sdt>
                <w:sdtPr>
                  <w:id w:val="-384348487"/>
                  <w:tag w:val="goog_rdk_231"/>
                </w:sdtPr>
                <w:sdtContent>
                  <w:ins w:author="Jennifer Manzanillo" w:id="75" w:date="2026-08-04T08:49:20Z">
                    <w:r w:rsidDel="00000000" w:rsidR="00000000" w:rsidRPr="00000000">
                      <w:rPr>
                        <w:rtl w:val="0"/>
                      </w:rPr>
                    </w:r>
                  </w:ins>
                </w:sdtContent>
              </w:sdt>
              <w:ins w:author="Jennifer Manzanillo" w:id="75" w:date="2026-08-04T08:49:20Z"/>
            </w:sdtContent>
          </w:sdt>
        </w:p>
      </w:sdtContent>
    </w:sdt>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sdt>
        <w:sdtPr>
          <w:id w:val="-1896144534"/>
          <w:tag w:val="goog_rdk_233"/>
        </w:sdtPr>
        <w:sdtContent>
          <w:ins w:author="Jennifer Manzanillo" w:id="75" w:date="2026-08-04T08:49:20Z"/>
          <w:sdt>
            <w:sdtPr>
              <w:id w:val="446710938"/>
              <w:tag w:val="goog_rdk_234"/>
            </w:sdtPr>
            <w:sdtContent>
              <w:ins w:author="Jennifer Manzanillo" w:id="75" w:date="2026-08-04T08:49:20Z">
                <w:r w:rsidDel="00000000" w:rsidR="00000000" w:rsidRPr="00000000">
                  <w:rPr>
                    <w:rFonts w:ascii="Times New Roman" w:cs="Times New Roman" w:eastAsia="Times New Roman" w:hAnsi="Times New Roman"/>
                    <w:sz w:val="32"/>
                    <w:szCs w:val="32"/>
                    <w:rtl w:val="0"/>
                    <w:rPrChange w:author="Jennifer Manzanillo" w:id="76" w:date="2026-08-04T08:49:20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Eco-Friendly Hospitality</w:t>
                </w:r>
              </w:ins>
            </w:sdtContent>
          </w:sdt>
          <w:ins w:author="Jennifer Manzanillo" w:id="75" w:date="2026-08-04T08:49:20Z"/>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t xml:space="preserve">To help protect our environment and reduce single-use plastics, we provide complimentary refills of filtered water in the restaurant. Each guest room is also stocked with glass bottles filled with fresh filtered water throughout your stay.</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sdt>
      <w:sdtPr>
        <w:id w:val="-1964486995"/>
        <w:tag w:val="goog_rdk_236"/>
      </w:sdtPr>
      <w:sdtContent>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77" w:date="2026-08-04T08:51:41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yellow"/>
              <w:u w:val="none"/>
              <w:vertAlign w:val="baseline"/>
              <w:rtl w:val="0"/>
            </w:rPr>
            <w:t xml:space="preserve">CONFERENCE ROOM</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t xml:space="preserve">Our conference room can accommodate up to 80 people. Fully flexible, it can be adapted to all types of professional events: meetings, seminars, training sessions, or workshops.</w:t>
          </w:r>
          <w:sdt>
            <w:sdtPr>
              <w:id w:val="2003936761"/>
              <w:tag w:val="goog_rdk_235"/>
            </w:sdtPr>
            <w:sdtContent>
              <w:ins w:author="Jennifer Manzanillo" w:id="77" w:date="2026-08-04T08:51:41Z">
                <w:r w:rsidDel="00000000" w:rsidR="00000000" w:rsidRPr="00000000">
                  <w:rPr>
                    <w:rtl w:val="0"/>
                  </w:rPr>
                </w:r>
              </w:ins>
            </w:sdtContent>
          </w:sdt>
        </w:p>
      </w:sdtContent>
    </w:sdt>
    <w:sdt>
      <w:sdtPr>
        <w:id w:val="-1815067493"/>
        <w:tag w:val="goog_rdk_238"/>
      </w:sdtPr>
      <w:sdtContent>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Change w:author="Jennifer Manzanillo" w:id="78" w:date="2026-08-04T08:51:41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2069623870"/>
              <w:tag w:val="goog_rdk_237"/>
            </w:sdtPr>
            <w:sdtContent>
              <w:r w:rsidDel="00000000" w:rsidR="00000000" w:rsidRPr="00000000">
                <w:rPr>
                  <w:rtl w:val="0"/>
                </w:rPr>
              </w:r>
            </w:sdtContent>
          </w:sdt>
        </w:p>
      </w:sdtContent>
    </w:sdt>
    <w:sdt>
      <w:sdtPr>
        <w:id w:val="-1075513582"/>
        <w:tag w:val="goog_rdk_249"/>
      </w:sdtPr>
      <w:sdtContent>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85" w:date="2026-08-04T08:51:42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Surrounded by a </w:t>
          </w:r>
          <w:sdt>
            <w:sdtPr>
              <w:id w:val="-226020090"/>
              <w:tag w:val="goog_rdk_239"/>
            </w:sdtPr>
            <w:sdtContent>
              <w:ins w:author="Jennifer Manzanillo" w:id="79" w:date="2026-08-04T08:57:45Z"/>
              <w:sdt>
                <w:sdtPr>
                  <w:id w:val="1256928262"/>
                  <w:tag w:val="goog_rdk_240"/>
                </w:sdtPr>
                <w:sdtContent>
                  <w:ins w:author="Jennifer Manzanillo" w:id="79" w:date="2026-08-04T08:57:45Z">
                    <w:r w:rsidDel="00000000" w:rsidR="00000000" w:rsidRPr="00000000">
                      <w:rPr>
                        <w:rFonts w:ascii="Times New Roman" w:cs="Times New Roman" w:eastAsia="Times New Roman" w:hAnsi="Times New Roman"/>
                        <w:sz w:val="32"/>
                        <w:szCs w:val="32"/>
                        <w:rtl w:val="0"/>
                        <w:rPrChange w:author="Jennifer Manzanillo" w:id="80" w:date="2026-08-04T08:57:45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tranquil </w:t>
                    </w:r>
                  </w:ins>
                </w:sdtContent>
              </w:sdt>
              <w:ins w:author="Jennifer Manzanillo" w:id="79" w:date="2026-08-04T08:57:45Z"/>
            </w:sdtContent>
          </w:sdt>
          <w:sdt>
            <w:sdtPr>
              <w:id w:val="52126781"/>
              <w:tag w:val="goog_rdk_241"/>
            </w:sdtPr>
            <w:sdtContent>
              <w:del w:author="Jennifer Manzanillo" w:id="79" w:date="2026-08-04T08:57:45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peaceful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environment that encourages reflection, it</w:t>
          </w:r>
          <w:sdt>
            <w:sdtPr>
              <w:id w:val="-1650218653"/>
              <w:tag w:val="goog_rdk_242"/>
            </w:sdtPr>
            <w:sdtContent>
              <w:ins w:author="Jennifer Manzanillo" w:id="81" w:date="2026-08-04T08:58:11Z"/>
              <w:sdt>
                <w:sdtPr>
                  <w:id w:val="722260722"/>
                  <w:tag w:val="goog_rdk_243"/>
                </w:sdtPr>
                <w:sdtContent>
                  <w:ins w:author="Jennifer Manzanillo" w:id="81" w:date="2026-08-04T08:58:11Z">
                    <w:r w:rsidDel="00000000" w:rsidR="00000000" w:rsidRPr="00000000">
                      <w:rPr>
                        <w:rFonts w:ascii="Times New Roman" w:cs="Times New Roman" w:eastAsia="Times New Roman" w:hAnsi="Times New Roman"/>
                        <w:sz w:val="32"/>
                        <w:szCs w:val="32"/>
                        <w:rtl w:val="0"/>
                        <w:rPrChange w:author="Jennifer Manzanillo" w:id="82" w:date="2026-08-04T08:58:11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 offers </w:t>
                    </w:r>
                  </w:ins>
                </w:sdtContent>
              </w:sdt>
              <w:ins w:author="Jennifer Manzanillo" w:id="81" w:date="2026-08-04T08:58:11Z"/>
            </w:sdtContent>
          </w:sdt>
          <w:sdt>
            <w:sdtPr>
              <w:id w:val="545870415"/>
              <w:tag w:val="goog_rdk_244"/>
            </w:sdtPr>
            <w:sdtContent>
              <w:del w:author="Jennifer Manzanillo" w:id="81" w:date="2026-08-04T08:58:11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provides</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the ideal setting to </w:t>
          </w:r>
          <w:sdt>
            <w:sdtPr>
              <w:id w:val="1556502936"/>
              <w:tag w:val="goog_rdk_245"/>
            </w:sdtPr>
            <w:sdtContent>
              <w:ins w:author="Jennifer Manzanillo" w:id="83" w:date="2026-08-04T08:58:48Z"/>
              <w:sdt>
                <w:sdtPr>
                  <w:id w:val="-1870391922"/>
                  <w:tag w:val="goog_rdk_246"/>
                </w:sdtPr>
                <w:sdtContent>
                  <w:ins w:author="Jennifer Manzanillo" w:id="83" w:date="2026-08-04T08:58:48Z">
                    <w:r w:rsidDel="00000000" w:rsidR="00000000" w:rsidRPr="00000000">
                      <w:rPr>
                        <w:rFonts w:ascii="Times New Roman" w:cs="Times New Roman" w:eastAsia="Times New Roman" w:hAnsi="Times New Roman"/>
                        <w:sz w:val="32"/>
                        <w:szCs w:val="32"/>
                        <w:rtl w:val="0"/>
                        <w:rPrChange w:author="Jennifer Manzanillo" w:id="84" w:date="2026-08-04T08:58:48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foster </w:t>
                    </w:r>
                  </w:ins>
                </w:sdtContent>
              </w:sdt>
              <w:ins w:author="Jennifer Manzanillo" w:id="83" w:date="2026-08-04T08:58:48Z"/>
            </w:sdtContent>
          </w:sdt>
          <w:sdt>
            <w:sdtPr>
              <w:id w:val="-1865037061"/>
              <w:tag w:val="goog_rdk_247"/>
            </w:sdtPr>
            <w:sdtContent>
              <w:del w:author="Jennifer Manzanillo" w:id="83" w:date="2026-08-04T08:58:48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enhance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concentration, creativity, and the quality of exchanges.</w:t>
          </w:r>
          <w:sdt>
            <w:sdtPr>
              <w:id w:val="-418629987"/>
              <w:tag w:val="goog_rdk_248"/>
            </w:sdtPr>
            <w:sdtContent>
              <w:ins w:author="Jennifer Manzanillo" w:id="85" w:date="2026-08-04T08:51:42Z">
                <w:r w:rsidDel="00000000" w:rsidR="00000000" w:rsidRPr="00000000">
                  <w:rPr>
                    <w:rtl w:val="0"/>
                  </w:rPr>
                </w:r>
              </w:ins>
            </w:sdtContent>
          </w:sdt>
        </w:p>
      </w:sdtContent>
    </w:sdt>
    <w:sdt>
      <w:sdtPr>
        <w:id w:val="884633140"/>
        <w:tag w:val="goog_rdk_251"/>
      </w:sdtPr>
      <w:sdtContent>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Change w:author="Jennifer Manzanillo" w:id="86" w:date="2026-08-04T08:51:42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077798808"/>
              <w:tag w:val="goog_rdk_250"/>
            </w:sdtPr>
            <w:sdtContent>
              <w:r w:rsidDel="00000000" w:rsidR="00000000" w:rsidRPr="00000000">
                <w:rPr>
                  <w:rtl w:val="0"/>
                </w:rPr>
              </w:r>
            </w:sdtContent>
          </w:sdt>
        </w:p>
      </w:sdtContent>
    </w:sdt>
    <w:sdt>
      <w:sdtPr>
        <w:id w:val="1362965492"/>
        <w:tag w:val="goog_rdk_261"/>
      </w:sdtPr>
      <w:sdtContent>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88" w:date="2026-08-04T08:51:02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1809482543"/>
              <w:tag w:val="goog_rdk_253"/>
            </w:sdtPr>
            <w:sdtContent>
              <w:ins w:author="Jennifer Manzanillo" w:id="87" w:date="2026-08-04T08:59:03Z"/>
              <w:sdt>
                <w:sdtPr>
                  <w:id w:val="-722937766"/>
                  <w:tag w:val="goog_rdk_254"/>
                </w:sdtPr>
                <w:sdtContent>
                  <w:ins w:author="Jennifer Manzanillo" w:id="87" w:date="2026-08-04T08:59:03Z">
                    <w:r w:rsidDel="00000000" w:rsidR="00000000" w:rsidRPr="00000000">
                      <w:rPr>
                        <w:rFonts w:ascii="Times New Roman" w:cs="Times New Roman" w:eastAsia="Times New Roman" w:hAnsi="Times New Roman"/>
                        <w:sz w:val="32"/>
                        <w:szCs w:val="32"/>
                        <w:rtl w:val="0"/>
                        <w:rPrChange w:author="Jennifer Manzanillo" w:id="86" w:date="2026-08-04T08:51:42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To ensure the smooth running of your presentation,</w:t>
                    </w:r>
                  </w:ins>
                </w:sdtContent>
              </w:sdt>
              <w:ins w:author="Jennifer Manzanillo" w:id="87" w:date="2026-08-04T08:59:03Z"/>
            </w:sdtContent>
          </w:sdt>
          <w:sdt>
            <w:sdtPr>
              <w:id w:val="-1639167988"/>
              <w:tag w:val="goog_rdk_255"/>
            </w:sdtPr>
            <w:sdtContent>
              <w:del w:author="Jennifer Manzanillo" w:id="87" w:date="2026-08-04T08:59:03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T</w:delText>
                </w:r>
              </w:del>
            </w:sdtContent>
          </w:sdt>
          <w:sdt>
            <w:sdtPr>
              <w:id w:val="1703553704"/>
              <w:tag w:val="goog_rdk_256"/>
            </w:sdtPr>
            <w:sdtContent>
              <w:ins w:author="Jennifer Manzanillo" w:id="87" w:date="2026-08-04T08:59:03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w:t>
                </w:r>
              </w:ins>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he room is equipped with Wi-Fi access, a microphone, a projector, and a whiteboard</w:t>
          </w:r>
          <w:sdt>
            <w:sdtPr>
              <w:id w:val="2114461676"/>
              <w:tag w:val="goog_rdk_257"/>
            </w:sdtPr>
            <w:sdtContent>
              <w:ins w:author="Jennifer Manzanillo" w:id="88" w:date="2026-08-04T08:51:02Z"/>
              <w:sdt>
                <w:sdtPr>
                  <w:id w:val="747304950"/>
                  <w:tag w:val="goog_rdk_258"/>
                </w:sdtPr>
                <w:sdtContent>
                  <w:ins w:author="Jennifer Manzanillo" w:id="88" w:date="2026-08-04T08:51:02Z">
                    <w:r w:rsidDel="00000000" w:rsidR="00000000" w:rsidRPr="00000000">
                      <w:rPr>
                        <w:rFonts w:ascii="Times New Roman" w:cs="Times New Roman" w:eastAsia="Times New Roman" w:hAnsi="Times New Roman"/>
                        <w:sz w:val="32"/>
                        <w:szCs w:val="32"/>
                        <w:rtl w:val="0"/>
                        <w:rPrChange w:author="Jennifer Manzanillo" w:id="89" w:date="2026-08-04T08:51:02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w:t>
                    </w:r>
                  </w:ins>
                </w:sdtContent>
              </w:sdt>
              <w:ins w:author="Jennifer Manzanillo" w:id="88" w:date="2026-08-04T08:51:02Z"/>
            </w:sdtContent>
          </w:sdt>
          <w:sdt>
            <w:sdtPr>
              <w:id w:val="-1975097127"/>
              <w:tag w:val="goog_rdk_259"/>
            </w:sdtPr>
            <w:sdtContent>
              <w:del w:author="Jennifer Manzanillo" w:id="88" w:date="2026-08-04T08:51:02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to ensure the smooth running of your presentations.</w:delText>
                </w:r>
              </w:del>
            </w:sdtContent>
          </w:sdt>
          <w:sdt>
            <w:sdtPr>
              <w:id w:val="-768619416"/>
              <w:tag w:val="goog_rdk_260"/>
            </w:sdtPr>
            <w:sdtContent>
              <w:ins w:author="Jennifer Manzanillo" w:id="88" w:date="2026-08-04T08:51:02Z">
                <w:r w:rsidDel="00000000" w:rsidR="00000000" w:rsidRPr="00000000">
                  <w:rPr>
                    <w:rtl w:val="0"/>
                  </w:rPr>
                </w:r>
              </w:ins>
            </w:sdtContent>
          </w:sdt>
        </w:p>
      </w:sdtContent>
    </w:sdt>
    <w:sdt>
      <w:sdtPr>
        <w:id w:val="-649794584"/>
        <w:tag w:val="goog_rdk_263"/>
      </w:sdtPr>
      <w:sdtContent>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Change w:author="Jennifer Manzanillo" w:id="89" w:date="2026-08-04T08:51:02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562651522"/>
              <w:tag w:val="goog_rdk_262"/>
            </w:sdtPr>
            <w:sdtContent>
              <w:r w:rsidDel="00000000" w:rsidR="00000000" w:rsidRPr="00000000">
                <w:rPr>
                  <w:rtl w:val="0"/>
                </w:rPr>
              </w:r>
            </w:sdtContent>
          </w:sdt>
        </w:p>
      </w:sdtContent>
    </w:sdt>
    <w:sdt>
      <w:sdtPr>
        <w:id w:val="981194042"/>
        <w:tag w:val="goog_rdk_265"/>
      </w:sdtPr>
      <w:sdtContent>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90" w:date="2026-08-04T09:08:47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yellow"/>
              <w:u w:val="none"/>
              <w:vertAlign w:val="baseline"/>
              <w:rtl w:val="0"/>
            </w:rPr>
            <w:t xml:space="preserve">WEDDINGS &amp; CELEBRATIONS</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t xml:space="preserve">Celebrate your love in an exceptional setting</w:t>
          </w:r>
          <w:sdt>
            <w:sdtPr>
              <w:id w:val="-2086057119"/>
              <w:tag w:val="goog_rdk_264"/>
            </w:sdtPr>
            <w:sdtContent>
              <w:ins w:author="Jennifer Manzanillo" w:id="90" w:date="2026-08-04T09:08:47Z">
                <w:r w:rsidDel="00000000" w:rsidR="00000000" w:rsidRPr="00000000">
                  <w:rPr>
                    <w:rtl w:val="0"/>
                  </w:rPr>
                </w:r>
              </w:ins>
            </w:sdtContent>
          </w:sdt>
        </w:p>
      </w:sdtContent>
    </w:sdt>
    <w:sdt>
      <w:sdtPr>
        <w:id w:val="-246104884"/>
        <w:tag w:val="goog_rdk_267"/>
      </w:sdtPr>
      <w:sdtContent>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Change w:author="Jennifer Manzanillo" w:id="91" w:date="2026-08-04T09:08: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924415078"/>
              <w:tag w:val="goog_rdk_266"/>
            </w:sdtPr>
            <w:sdtContent>
              <w:r w:rsidDel="00000000" w:rsidR="00000000" w:rsidRPr="00000000">
                <w:rPr>
                  <w:rtl w:val="0"/>
                </w:rPr>
              </w:r>
            </w:sdtContent>
          </w:sdt>
        </w:p>
      </w:sdtContent>
    </w:sdt>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At Lac Hôtel, every wedding is a unique story that</w:t>
      </w:r>
      <w:sdt>
        <w:sdtPr>
          <w:id w:val="1834427885"/>
          <w:tag w:val="goog_rdk_268"/>
        </w:sdtPr>
        <w:sdtContent>
          <w:ins w:author="Jennifer Manzanillo" w:id="92" w:date="2026-08-04T09:09:09Z"/>
          <w:sdt>
            <w:sdtPr>
              <w:id w:val="847681261"/>
              <w:tag w:val="goog_rdk_269"/>
            </w:sdtPr>
            <w:sdtContent>
              <w:ins w:author="Jennifer Manzanillo" w:id="92" w:date="2026-08-04T09:09:09Z">
                <w:r w:rsidDel="00000000" w:rsidR="00000000" w:rsidRPr="00000000">
                  <w:rPr>
                    <w:rFonts w:ascii="Times New Roman" w:cs="Times New Roman" w:eastAsia="Times New Roman" w:hAnsi="Times New Roman"/>
                    <w:sz w:val="32"/>
                    <w:szCs w:val="32"/>
                    <w:rtl w:val="0"/>
                    <w:rPrChange w:author="Jennifer Manzanillo" w:id="93" w:date="2026-08-04T09:09:09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 we are honored to help craft.</w:t>
                </w:r>
              </w:ins>
            </w:sdtContent>
          </w:sdt>
          <w:ins w:author="Jennifer Manzanillo" w:id="92" w:date="2026-08-04T09:09:09Z"/>
        </w:sdtContent>
      </w:sdt>
      <w:sdt>
        <w:sdtPr>
          <w:id w:val="931805904"/>
          <w:tag w:val="goog_rdk_270"/>
        </w:sdtPr>
        <w:sdtContent>
          <w:del w:author="Jennifer Manzanillo" w:id="92" w:date="2026-08-04T09:09:0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we are dedicated to enhancing</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sdt>
      <w:sdtPr>
        <w:id w:val="-1019037081"/>
        <w:tag w:val="goog_rdk_277"/>
      </w:sdtPr>
      <w:sdtContent>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94" w:date="2026-08-04T09:00:01Z"/>
              <w:rFonts w:ascii="Times New Roman" w:cs="Times New Roman" w:eastAsia="Times New Roman" w:hAnsi="Times New Roman"/>
              <w:sz w:val="32"/>
              <w:szCs w:val="32"/>
              <w:rPrChange w:author="Jennifer Manzanillo" w:id="95" w:date="2026-08-04T09:00:01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277971664"/>
              <w:tag w:val="goog_rdk_272"/>
            </w:sdtPr>
            <w:sdtContent>
              <w:ins w:author="Jennifer Manzanillo" w:id="94" w:date="2026-08-04T09:00:01Z"/>
              <w:sdt>
                <w:sdtPr>
                  <w:id w:val="1991663690"/>
                  <w:tag w:val="goog_rdk_273"/>
                </w:sdtPr>
                <w:sdtContent>
                  <w:ins w:author="Jennifer Manzanillo" w:id="94" w:date="2026-08-04T09:00:01Z">
                    <w:r w:rsidDel="00000000" w:rsidR="00000000" w:rsidRPr="00000000">
                      <w:rPr>
                        <w:rFonts w:ascii="Times New Roman" w:cs="Times New Roman" w:eastAsia="Times New Roman" w:hAnsi="Times New Roman"/>
                        <w:sz w:val="32"/>
                        <w:szCs w:val="32"/>
                        <w:rtl w:val="0"/>
                        <w:rPrChange w:author="Jennifer Manzanillo" w:id="95" w:date="2026-08-04T09:00:01Z">
                          <w:rPr>
                            <w:rFonts w:ascii="Times New Roman" w:cs="Times New Roman" w:eastAsia="Times New Roman" w:hAnsi="Times New Roman"/>
                            <w:sz w:val="32"/>
                            <w:szCs w:val="32"/>
                          </w:rPr>
                        </w:rPrChange>
                      </w:rPr>
                      <w:t xml:space="preserve">Nestled between the peaceful shores of Lake Sahambavy and our lush, flower-filled gardens, our property offers an enchanting backdrop for your special day. Here, natural beauty, soft sunlight, and serene surroundings blend seamlessly to create an intimate, unforgettable atmosphere.</w:t>
                    </w:r>
                  </w:ins>
                </w:sdtContent>
              </w:sdt>
              <w:ins w:author="Jennifer Manzanillo" w:id="94" w:date="2026-08-04T09:00:01Z"/>
            </w:sdtContent>
          </w:sdt>
          <w:sdt>
            <w:sdtPr>
              <w:id w:val="296571870"/>
              <w:tag w:val="goog_rdk_274"/>
            </w:sdtPr>
            <w:sdtContent>
              <w:del w:author="Jennifer Manzanillo" w:id="94" w:date="2026-08-04T09:00:01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In an enchanting setting, between the peaceful shores of Lake Sahambavy and the charm of a flower-filled garden, we accompany you in organizing this precious day. Here, nature, light, and the harmony of the surroundings create an intimate and unforgettable atmosphere.</w:delText>
                </w:r>
              </w:del>
            </w:sdtContent>
          </w:sdt>
          <w:sdt>
            <w:sdtPr>
              <w:id w:val="-1691698340"/>
              <w:tag w:val="goog_rdk_275"/>
            </w:sdtPr>
            <w:sdtContent>
              <w:ins w:author="Jennifer Manzanillo" w:id="94" w:date="2026-08-04T09:00:01Z"/>
              <w:sdt>
                <w:sdtPr>
                  <w:id w:val="125908991"/>
                  <w:tag w:val="goog_rdk_276"/>
                </w:sdtPr>
                <w:sdtContent>
                  <w:ins w:author="Jennifer Manzanillo" w:id="94" w:date="2026-08-04T09:00:01Z">
                    <w:r w:rsidDel="00000000" w:rsidR="00000000" w:rsidRPr="00000000">
                      <w:rPr>
                        <w:rtl w:val="0"/>
                      </w:rPr>
                    </w:r>
                  </w:ins>
                </w:sdtContent>
              </w:sdt>
              <w:ins w:author="Jennifer Manzanillo" w:id="94" w:date="2026-08-04T09:00:01Z"/>
            </w:sdtContent>
          </w:sdt>
        </w:p>
      </w:sdtContent>
    </w:sdt>
    <w:sdt>
      <w:sdtPr>
        <w:id w:val="1320768895"/>
        <w:tag w:val="goog_rdk_279"/>
      </w:sdtPr>
      <w:sdtContent>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Change w:author="Jennifer Manzanillo" w:id="95" w:date="2026-08-04T09:00:01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275846787"/>
              <w:tag w:val="goog_rdk_278"/>
            </w:sdtPr>
            <w:sdtContent>
              <w:r w:rsidDel="00000000" w:rsidR="00000000" w:rsidRPr="00000000">
                <w:rPr>
                  <w:rtl w:val="0"/>
                </w:rPr>
              </w:r>
            </w:sdtContent>
          </w:sdt>
        </w:p>
      </w:sdtContent>
    </w:sdt>
    <w:sdt>
      <w:sdtPr>
        <w:id w:val="226548709"/>
        <w:tag w:val="goog_rdk_285"/>
      </w:sdtPr>
      <w:sdtContent>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96" w:date="2026-08-04T09:00:03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501004897"/>
              <w:tag w:val="goog_rdk_281"/>
            </w:sdtPr>
            <w:sdtContent>
              <w:ins w:author="Jennifer Manzanillo" w:id="96" w:date="2026-08-04T09:00:03Z"/>
              <w:sdt>
                <w:sdtPr>
                  <w:id w:val="-791127161"/>
                  <w:tag w:val="goog_rdk_282"/>
                </w:sdtPr>
                <w:sdtContent>
                  <w:ins w:author="Jennifer Manzanillo" w:id="96" w:date="2026-08-04T09:00:03Z">
                    <w:r w:rsidDel="00000000" w:rsidR="00000000" w:rsidRPr="00000000">
                      <w:rPr>
                        <w:rFonts w:ascii="Times New Roman" w:cs="Times New Roman" w:eastAsia="Times New Roman" w:hAnsi="Times New Roman"/>
                        <w:sz w:val="32"/>
                        <w:szCs w:val="32"/>
                        <w:rtl w:val="0"/>
                        <w:rPrChange w:author="Jennifer Manzanillo" w:id="97" w:date="2026-08-04T09:00:0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Our dedicated team is here to bring your vision to life, helping you design a reception that truly reflects your personal style. From subtle details to customized decor, we curate every element to create a celebration that feels uniquely yours.</w:t>
                    </w:r>
                  </w:ins>
                </w:sdtContent>
              </w:sdt>
              <w:ins w:author="Jennifer Manzanillo" w:id="96" w:date="2026-08-04T09:00:03Z"/>
            </w:sdtContent>
          </w:sdt>
          <w:sdt>
            <w:sdtPr>
              <w:id w:val="1138689067"/>
              <w:tag w:val="goog_rdk_283"/>
            </w:sdtPr>
            <w:sdtContent>
              <w:del w:author="Jennifer Manzanillo" w:id="96" w:date="2026-08-04T09:00:03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Our team puts its expertise at your service to design a reception that reflects your personality. The venue is carefully decorated according to your wishes, creating a unique atmosphere that truly feels like yours.</w:delText>
                </w:r>
              </w:del>
            </w:sdtContent>
          </w:sdt>
          <w:sdt>
            <w:sdtPr>
              <w:id w:val="-1394639803"/>
              <w:tag w:val="goog_rdk_284"/>
            </w:sdtPr>
            <w:sdtContent>
              <w:ins w:author="Jennifer Manzanillo" w:id="96" w:date="2026-08-04T09:00:03Z">
                <w:r w:rsidDel="00000000" w:rsidR="00000000" w:rsidRPr="00000000">
                  <w:rPr>
                    <w:rtl w:val="0"/>
                  </w:rPr>
                </w:r>
              </w:ins>
            </w:sdtContent>
          </w:sdt>
        </w:p>
      </w:sdtContent>
    </w:sdt>
    <w:sdt>
      <w:sdtPr>
        <w:id w:val="1909387734"/>
        <w:tag w:val="goog_rdk_287"/>
      </w:sdtPr>
      <w:sdtContent>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Change w:author="Jennifer Manzanillo" w:id="97" w:date="2026-08-04T09:00:0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612464258"/>
              <w:tag w:val="goog_rdk_286"/>
            </w:sdtPr>
            <w:sdtContent>
              <w:r w:rsidDel="00000000" w:rsidR="00000000" w:rsidRPr="00000000">
                <w:rPr>
                  <w:rtl w:val="0"/>
                </w:rPr>
              </w:r>
            </w:sdtContent>
          </w:sdt>
        </w:p>
      </w:sdtContent>
    </w:sdt>
    <w:sdt>
      <w:sdtPr>
        <w:id w:val="1825053853"/>
        <w:tag w:val="goog_rdk_291"/>
      </w:sdtPr>
      <w:sdtContent>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98" w:date="2026-08-04T09:22:28Z"/>
              <w:rFonts w:ascii="Times New Roman" w:cs="Times New Roman" w:eastAsia="Times New Roman" w:hAnsi="Times New Roman"/>
              <w:b w:val="1"/>
              <w:bCs w:val="1"/>
              <w:sz w:val="32"/>
              <w:szCs w:val="32"/>
              <w:highlight w:val="yellow"/>
              <w:rPrChange w:author="Jennifer Manzanillo" w:id="99" w:date="2026-08-04T09:22:28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327068060"/>
              <w:tag w:val="goog_rdk_289"/>
            </w:sdtPr>
            <w:sdtContent>
              <w:ins w:author="Jennifer Manzanillo" w:id="98" w:date="2026-08-04T09:22:28Z"/>
              <w:sdt>
                <w:sdtPr>
                  <w:id w:val="-2049702248"/>
                  <w:tag w:val="goog_rdk_290"/>
                </w:sdtPr>
                <w:sdtContent>
                  <w:ins w:author="Jennifer Manzanillo" w:id="98" w:date="2026-08-04T09:22:28Z">
                    <w:r w:rsidDel="00000000" w:rsidR="00000000" w:rsidRPr="00000000">
                      <w:rPr>
                        <w:rtl w:val="0"/>
                      </w:rPr>
                    </w:r>
                  </w:ins>
                </w:sdtContent>
              </w:sdt>
              <w:ins w:author="Jennifer Manzanillo" w:id="98" w:date="2026-08-04T09:22:28Z"/>
            </w:sdtContent>
          </w:sdt>
        </w:p>
      </w:sdtContent>
    </w:sdt>
    <w:sdt>
      <w:sdtPr>
        <w:id w:val="-1585084241"/>
        <w:tag w:val="goog_rdk_297"/>
      </w:sdtPr>
      <w:sdtContent>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00" w:date="2026-08-04T09:22:31Z"/>
              <w:rFonts w:ascii="Times New Roman" w:cs="Times New Roman" w:eastAsia="Times New Roman" w:hAnsi="Times New Roman"/>
              <w:b w:val="1"/>
              <w:bCs w:val="1"/>
              <w:sz w:val="32"/>
              <w:szCs w:val="32"/>
              <w:highlight w:val="yellow"/>
              <w:rPrChange w:author="Jennifer Manzanillo" w:id="99" w:date="2026-08-04T09:22:28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1795500697"/>
              <w:tag w:val="goog_rdk_293"/>
            </w:sdtPr>
            <w:sdtContent>
              <w:del w:author="Jennifer Manzanillo" w:id="98" w:date="2026-08-04T09:22:28Z"/>
              <w:sdt>
                <w:sdtPr>
                  <w:id w:val="-590238910"/>
                  <w:tag w:val="goog_rdk_294"/>
                </w:sdtPr>
                <w:sdtContent>
                  <w:del w:author="Jennifer Manzanillo" w:id="98" w:date="2026-08-04T09:22:28Z">
                    <w:r w:rsidDel="00000000" w:rsidR="00000000" w:rsidRPr="00000000">
                      <w:rPr>
                        <w:rFonts w:ascii="Times New Roman" w:cs="Times New Roman" w:eastAsia="Times New Roman" w:hAnsi="Times New Roman"/>
                        <w:b w:val="1"/>
                        <w:bCs w:val="1"/>
                        <w:sz w:val="32"/>
                        <w:szCs w:val="32"/>
                        <w:highlight w:val="yellow"/>
                        <w:rtl w:val="0"/>
                        <w:rPrChange w:author="Jennifer Manzanillo" w:id="99" w:date="2026-08-04T09:22:28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delText xml:space="preserve">LEISURE ACTIVITIES</w:delText>
                    </w:r>
                  </w:del>
                </w:sdtContent>
              </w:sdt>
              <w:del w:author="Jennifer Manzanillo" w:id="98" w:date="2026-08-04T09:22:28Z"/>
            </w:sdtContent>
          </w:sdt>
          <w:sdt>
            <w:sdtPr>
              <w:id w:val="-1206641231"/>
              <w:tag w:val="goog_rdk_295"/>
            </w:sdtPr>
            <w:sdtContent>
              <w:ins w:author="Jennifer Manzanillo" w:id="100" w:date="2026-08-04T09:22:31Z"/>
              <w:sdt>
                <w:sdtPr>
                  <w:id w:val="1618787532"/>
                  <w:tag w:val="goog_rdk_296"/>
                </w:sdtPr>
                <w:sdtContent>
                  <w:ins w:author="Jennifer Manzanillo" w:id="100" w:date="2026-08-04T09:22:31Z">
                    <w:r w:rsidDel="00000000" w:rsidR="00000000" w:rsidRPr="00000000">
                      <w:rPr>
                        <w:rtl w:val="0"/>
                      </w:rPr>
                    </w:r>
                  </w:ins>
                </w:sdtContent>
              </w:sdt>
              <w:ins w:author="Jennifer Manzanillo" w:id="100" w:date="2026-08-04T09:22:31Z"/>
            </w:sdtContent>
          </w:sdt>
        </w:p>
      </w:sdtContent>
    </w:sdt>
    <w:sdt>
      <w:sdtPr>
        <w:id w:val="786532976"/>
        <w:tag w:val="goog_rdk_300"/>
      </w:sdtPr>
      <w:sdtContent>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00" w:date="2026-08-04T09:22:31Z"/>
              <w:rFonts w:ascii="Times New Roman" w:cs="Times New Roman" w:eastAsia="Times New Roman" w:hAnsi="Times New Roman"/>
              <w:b w:val="1"/>
              <w:bCs w:val="1"/>
              <w:sz w:val="32"/>
              <w:szCs w:val="32"/>
              <w:highlight w:val="yellow"/>
              <w:rPrChange w:author="Jennifer Manzanillo" w:id="101" w:date="2026-08-04T09:22:31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2082340361"/>
              <w:tag w:val="goog_rdk_298"/>
            </w:sdtPr>
            <w:sdtContent>
              <w:ins w:author="Jennifer Manzanillo" w:id="100" w:date="2026-08-04T09:22:31Z"/>
              <w:sdt>
                <w:sdtPr>
                  <w:id w:val="1605993122"/>
                  <w:tag w:val="goog_rdk_299"/>
                </w:sdtPr>
                <w:sdtContent>
                  <w:ins w:author="Jennifer Manzanillo" w:id="100" w:date="2026-08-04T09:22:31Z">
                    <w:r w:rsidDel="00000000" w:rsidR="00000000" w:rsidRPr="00000000">
                      <w:rPr>
                        <w:rFonts w:ascii="Times New Roman" w:cs="Times New Roman" w:eastAsia="Times New Roman" w:hAnsi="Times New Roman"/>
                        <w:b w:val="1"/>
                        <w:bCs w:val="1"/>
                        <w:sz w:val="32"/>
                        <w:szCs w:val="32"/>
                        <w:highlight w:val="yellow"/>
                        <w:rtl w:val="0"/>
                        <w:rPrChange w:author="Jennifer Manzanillo" w:id="101" w:date="2026-08-04T09:22:31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ACTIVITIES &amp; EXPERIENCES</w:t>
                    </w:r>
                  </w:ins>
                </w:sdtContent>
              </w:sdt>
              <w:ins w:author="Jennifer Manzanillo" w:id="100" w:date="2026-08-04T09:22:31Z"/>
            </w:sdtContent>
          </w:sdt>
        </w:p>
      </w:sdtContent>
    </w:sdt>
    <w:sdt>
      <w:sdtPr>
        <w:id w:val="-1982956342"/>
        <w:tag w:val="goog_rdk_305"/>
      </w:sdtPr>
      <w:sdtContent>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02" w:date="2026-08-04T09:22:40Z"/>
              <w:rFonts w:ascii="Times New Roman" w:cs="Times New Roman" w:eastAsia="Times New Roman" w:hAnsi="Times New Roman"/>
              <w:i w:val="0"/>
              <w:iCs w:val="0"/>
              <w:smallCaps w:val="0"/>
              <w:strike w:val="0"/>
              <w:color w:val="000000"/>
              <w:sz w:val="28"/>
              <w:szCs w:val="28"/>
              <w:u w:val="none"/>
              <w:vertAlign w:val="baseline"/>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1728107920"/>
              <w:tag w:val="goog_rdk_302"/>
            </w:sdtPr>
            <w:sdtContent>
              <w:del w:author="Jennifer Manzanillo" w:id="100" w:date="2026-08-04T09:22:31Z">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yellow"/>
                    <w:u w:val="none"/>
                    <w:vertAlign w:val="baseline"/>
                    <w:rtl w:val="0"/>
                  </w:rPr>
                  <w:br w:type="textWrapping"/>
                </w:r>
              </w:del>
            </w:sdtContent>
          </w:sdt>
          <w:sdt>
            <w:sdtPr>
              <w:id w:val="218489882"/>
              <w:tag w:val="goog_rdk_303"/>
            </w:sdtPr>
            <w:sdtContent>
              <w:ins w:author="Jennifer Manzanillo" w:id="102" w:date="2026-08-04T09:22:40Z"/>
              <w:sdt>
                <w:sdtPr>
                  <w:id w:val="-1995873048"/>
                  <w:tag w:val="goog_rdk_304"/>
                </w:sdtPr>
                <w:sdtContent>
                  <w:ins w:author="Jennifer Manzanillo" w:id="102" w:date="2026-08-04T09:22:40Z">
                    <w:r w:rsidDel="00000000" w:rsidR="00000000" w:rsidRPr="00000000">
                      <w:rPr>
                        <w:rFonts w:ascii="Times New Roman" w:cs="Times New Roman" w:eastAsia="Times New Roman" w:hAnsi="Times New Roman"/>
                        <w:i w:val="0"/>
                        <w:iCs w:val="0"/>
                        <w:smallCaps w:val="0"/>
                        <w:strike w:val="0"/>
                        <w:color w:val="000000"/>
                        <w:sz w:val="28"/>
                        <w:szCs w:val="28"/>
                        <w:u w:val="none"/>
                        <w:vertAlign w:val="baseline"/>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At Lac Hôtel Sahambavy, a rich variety of activities awaits you—blending nature, relaxation, and local culture for an unforgettable short or long stay.</w:t>
                    </w:r>
                  </w:ins>
                </w:sdtContent>
              </w:sdt>
              <w:ins w:author="Jennifer Manzanillo" w:id="102" w:date="2026-08-04T09:22:40Z"/>
            </w:sdtContent>
          </w:sdt>
        </w:p>
      </w:sdtContent>
    </w:sdt>
    <w:sdt>
      <w:sdtPr>
        <w:id w:val="434188822"/>
        <w:tag w:val="goog_rdk_308"/>
      </w:sdtPr>
      <w:sdtContent>
        <w:p w:rsidR="00000000" w:rsidDel="00000000" w:rsidP="00000000" w:rsidRDefault="00000000" w:rsidRPr="00000000" w14:paraId="0000017E">
          <w:pPr>
            <w:pStyle w:val="Heading3"/>
            <w:keepNext w:val="0"/>
            <w:keepLines w:val="0"/>
            <w:spacing w:before="280" w:line="240" w:lineRule="auto"/>
            <w:rPr>
              <w:ins w:author="Jennifer Manzanillo" w:id="102" w:date="2026-08-04T09:22:40Z"/>
              <w:rFonts w:ascii="Times New Roman" w:cs="Times New Roman" w:eastAsia="Times New Roman" w:hAnsi="Times New Roman"/>
              <w:b w:val="1"/>
              <w:bCs w:val="1"/>
              <w:color w:val="000000"/>
              <w:sz w:val="30"/>
              <w:szCs w:val="3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542424749"/>
              <w:tag w:val="goog_rdk_306"/>
            </w:sdtPr>
            <w:sdtContent>
              <w:ins w:author="Jennifer Manzanillo" w:id="102" w:date="2026-08-04T09:22:40Z"/>
              <w:sdt>
                <w:sdtPr>
                  <w:id w:val="1963160713"/>
                  <w:tag w:val="goog_rdk_307"/>
                </w:sdtPr>
                <w:sdtContent>
                  <w:ins w:author="Jennifer Manzanillo" w:id="102" w:date="2026-08-04T09:22:40Z">
                    <w:r w:rsidDel="00000000" w:rsidR="00000000" w:rsidRPr="00000000">
                      <w:rPr>
                        <w:rFonts w:ascii="Times New Roman" w:cs="Times New Roman" w:eastAsia="Times New Roman" w:hAnsi="Times New Roman"/>
                        <w:b w:val="1"/>
                        <w:bCs w:val="1"/>
                        <w:color w:val="000000"/>
                        <w:sz w:val="30"/>
                        <w:szCs w:val="30"/>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Guided Excursions &amp; Cultural Discoveries</w:t>
                    </w:r>
                  </w:ins>
                </w:sdtContent>
              </w:sdt>
              <w:ins w:author="Jennifer Manzanillo" w:id="102" w:date="2026-08-04T09:22:40Z">
                <w:bookmarkStart w:colFirst="0" w:colLast="0" w:name="_heading=h.x191682hosws" w:id="0"/>
                <w:bookmarkEnd w:id="0"/>
              </w:ins>
            </w:sdtContent>
          </w:sdt>
        </w:p>
      </w:sdtContent>
    </w:sdt>
    <w:sdt>
      <w:sdtPr>
        <w:id w:val="-1436247361"/>
        <w:tag w:val="goog_rdk_312"/>
      </w:sdtPr>
      <w:sdtContent>
        <w:p w:rsidR="00000000" w:rsidDel="00000000" w:rsidP="00000000" w:rsidRDefault="00000000" w:rsidRPr="00000000" w14:paraId="0000017F">
          <w:pPr>
            <w:numPr>
              <w:ilvl w:val="0"/>
              <w:numId w:val="4"/>
            </w:numPr>
            <w:spacing w:after="0" w:afterAutospacing="0" w:before="240" w:line="240" w:lineRule="auto"/>
            <w:ind w:left="720" w:hanging="360"/>
            <w:rPr>
              <w:ins w:author="Jennifer Manzanillo" w:id="102" w:date="2026-08-04T09:22:40Z"/>
              <w:rFonts w:ascii="Times New Roman" w:cs="Times New Roman" w:eastAsia="Times New Roman" w:hAnsi="Times New Roman"/>
              <w:sz w:val="28"/>
              <w:szCs w:val="28"/>
            </w:rPr>
          </w:pPr>
          <w:sdt>
            <w:sdtPr>
              <w:id w:val="-293704376"/>
              <w:tag w:val="goog_rdk_309"/>
            </w:sdtPr>
            <w:sdtContent>
              <w:ins w:author="Jennifer Manzanillo" w:id="102" w:date="2026-08-04T09:22:40Z"/>
              <w:sdt>
                <w:sdtPr>
                  <w:id w:val="1681555516"/>
                  <w:tag w:val="goog_rdk_310"/>
                </w:sdtPr>
                <w:sdtContent>
                  <w:ins w:author="Jennifer Manzanillo" w:id="102" w:date="2026-08-04T09:22:40Z">
                    <w:r w:rsidDel="00000000" w:rsidR="00000000" w:rsidRPr="00000000">
                      <w:rPr>
                        <w:rFonts w:ascii="Times New Roman" w:cs="Times New Roman" w:eastAsia="Times New Roman" w:hAnsi="Times New Roman"/>
                        <w:b w:val="1"/>
                        <w:bCs w:val="1"/>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TAF Tea Plantation &amp; Factory Tour (4 hrs):</w:t>
                    </w:r>
                  </w:ins>
                </w:sdtContent>
              </w:sdt>
              <w:ins w:author="Jennifer Manzanillo" w:id="102" w:date="2026-08-04T09:22:40Z">
                <w:sdt>
                  <w:sdtPr>
                    <w:id w:val="1368352241"/>
                    <w:tag w:val="goog_rdk_311"/>
                  </w:sdtPr>
                  <w:sdtContent>
                    <w:r w:rsidDel="00000000" w:rsidR="00000000" w:rsidRPr="00000000">
                      <w:rPr>
                        <w:rFonts w:ascii="Times New Roman" w:cs="Times New Roman" w:eastAsia="Times New Roman" w:hAnsi="Times New Roman"/>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Visit Madagascar’s unique tea plantation! Includes a full factory tour and tea tasting experience.</w:t>
                    </w:r>
                  </w:sdtContent>
                </w:sdt>
              </w:ins>
            </w:sdtContent>
          </w:sdt>
        </w:p>
      </w:sdtContent>
    </w:sdt>
    <w:sdt>
      <w:sdtPr>
        <w:id w:val="832436107"/>
        <w:tag w:val="goog_rdk_316"/>
      </w:sdtPr>
      <w:sdtContent>
        <w:p w:rsidR="00000000" w:rsidDel="00000000" w:rsidP="00000000" w:rsidRDefault="00000000" w:rsidRPr="00000000" w14:paraId="00000180">
          <w:pPr>
            <w:numPr>
              <w:ilvl w:val="0"/>
              <w:numId w:val="4"/>
            </w:numPr>
            <w:spacing w:after="0" w:afterAutospacing="0" w:before="0" w:beforeAutospacing="0" w:line="240" w:lineRule="auto"/>
            <w:ind w:left="720" w:hanging="360"/>
            <w:rPr>
              <w:ins w:author="Jennifer Manzanillo" w:id="102" w:date="2026-08-04T09:22:40Z"/>
              <w:rFonts w:ascii="Times New Roman" w:cs="Times New Roman" w:eastAsia="Times New Roman" w:hAnsi="Times New Roman"/>
              <w:sz w:val="28"/>
              <w:szCs w:val="28"/>
            </w:rPr>
          </w:pPr>
          <w:sdt>
            <w:sdtPr>
              <w:id w:val="75844370"/>
              <w:tag w:val="goog_rdk_313"/>
            </w:sdtPr>
            <w:sdtContent>
              <w:ins w:author="Jennifer Manzanillo" w:id="102" w:date="2026-08-04T09:22:40Z"/>
              <w:sdt>
                <w:sdtPr>
                  <w:id w:val="1140693536"/>
                  <w:tag w:val="goog_rdk_314"/>
                </w:sdtPr>
                <w:sdtContent>
                  <w:ins w:author="Jennifer Manzanillo" w:id="102" w:date="2026-08-04T09:22:40Z">
                    <w:r w:rsidDel="00000000" w:rsidR="00000000" w:rsidRPr="00000000">
                      <w:rPr>
                        <w:rFonts w:ascii="Times New Roman" w:cs="Times New Roman" w:eastAsia="Times New Roman" w:hAnsi="Times New Roman"/>
                        <w:b w:val="1"/>
                        <w:bCs w:val="1"/>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Lake Circuit Walk (2 hrs):</w:t>
                    </w:r>
                  </w:ins>
                </w:sdtContent>
              </w:sdt>
              <w:ins w:author="Jennifer Manzanillo" w:id="102" w:date="2026-08-04T09:22:40Z">
                <w:sdt>
                  <w:sdtPr>
                    <w:id w:val="1940627684"/>
                    <w:tag w:val="goog_rdk_315"/>
                  </w:sdtPr>
                  <w:sdtContent>
                    <w:r w:rsidDel="00000000" w:rsidR="00000000" w:rsidRPr="00000000">
                      <w:rPr>
                        <w:rFonts w:ascii="Times New Roman" w:cs="Times New Roman" w:eastAsia="Times New Roman" w:hAnsi="Times New Roman"/>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A safe, clearly marked 8 km walking loop surrounding Lake Sahambavy.</w:t>
                    </w:r>
                  </w:sdtContent>
                </w:sdt>
              </w:ins>
            </w:sdtContent>
          </w:sdt>
        </w:p>
      </w:sdtContent>
    </w:sdt>
    <w:sdt>
      <w:sdtPr>
        <w:id w:val="1909240445"/>
        <w:tag w:val="goog_rdk_320"/>
      </w:sdtPr>
      <w:sdtContent>
        <w:p w:rsidR="00000000" w:rsidDel="00000000" w:rsidP="00000000" w:rsidRDefault="00000000" w:rsidRPr="00000000" w14:paraId="00000181">
          <w:pPr>
            <w:numPr>
              <w:ilvl w:val="0"/>
              <w:numId w:val="4"/>
            </w:numPr>
            <w:spacing w:after="0" w:afterAutospacing="0" w:before="0" w:beforeAutospacing="0" w:line="240" w:lineRule="auto"/>
            <w:ind w:left="720" w:hanging="360"/>
            <w:rPr>
              <w:ins w:author="Jennifer Manzanillo" w:id="102" w:date="2026-08-04T09:22:40Z"/>
              <w:rFonts w:ascii="Times New Roman" w:cs="Times New Roman" w:eastAsia="Times New Roman" w:hAnsi="Times New Roman"/>
              <w:sz w:val="28"/>
              <w:szCs w:val="28"/>
            </w:rPr>
          </w:pPr>
          <w:sdt>
            <w:sdtPr>
              <w:id w:val="-131245533"/>
              <w:tag w:val="goog_rdk_317"/>
            </w:sdtPr>
            <w:sdtContent>
              <w:ins w:author="Jennifer Manzanillo" w:id="102" w:date="2026-08-04T09:22:40Z"/>
              <w:sdt>
                <w:sdtPr>
                  <w:id w:val="-1442692188"/>
                  <w:tag w:val="goog_rdk_318"/>
                </w:sdtPr>
                <w:sdtContent>
                  <w:ins w:author="Jennifer Manzanillo" w:id="102" w:date="2026-08-04T09:22:40Z">
                    <w:r w:rsidDel="00000000" w:rsidR="00000000" w:rsidRPr="00000000">
                      <w:rPr>
                        <w:rFonts w:ascii="Times New Roman" w:cs="Times New Roman" w:eastAsia="Times New Roman" w:hAnsi="Times New Roman"/>
                        <w:b w:val="1"/>
                        <w:bCs w:val="1"/>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Village &amp; Cultural Walks (2 hrs):</w:t>
                    </w:r>
                  </w:ins>
                </w:sdtContent>
              </w:sdt>
              <w:ins w:author="Jennifer Manzanillo" w:id="102" w:date="2026-08-04T09:22:40Z">
                <w:sdt>
                  <w:sdtPr>
                    <w:id w:val="-958628211"/>
                    <w:tag w:val="goog_rdk_319"/>
                  </w:sdtPr>
                  <w:sdtContent>
                    <w:r w:rsidDel="00000000" w:rsidR="00000000" w:rsidRPr="00000000">
                      <w:rPr>
                        <w:rFonts w:ascii="Times New Roman" w:cs="Times New Roman" w:eastAsia="Times New Roman" w:hAnsi="Times New Roman"/>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Stroll through nearby villages and meet local Sahambavy artisans specializing in traditional embroidery and basket weaving.</w:t>
                    </w:r>
                  </w:sdtContent>
                </w:sdt>
              </w:ins>
            </w:sdtContent>
          </w:sdt>
        </w:p>
      </w:sdtContent>
    </w:sdt>
    <w:sdt>
      <w:sdtPr>
        <w:id w:val="1478081364"/>
        <w:tag w:val="goog_rdk_324"/>
      </w:sdtPr>
      <w:sdtContent>
        <w:p w:rsidR="00000000" w:rsidDel="00000000" w:rsidP="00000000" w:rsidRDefault="00000000" w:rsidRPr="00000000" w14:paraId="00000182">
          <w:pPr>
            <w:numPr>
              <w:ilvl w:val="0"/>
              <w:numId w:val="4"/>
            </w:numPr>
            <w:spacing w:after="240" w:before="0" w:beforeAutospacing="0" w:line="240" w:lineRule="auto"/>
            <w:ind w:left="720" w:hanging="360"/>
            <w:rPr>
              <w:ins w:author="Jennifer Manzanillo" w:id="102" w:date="2026-08-04T09:22:40Z"/>
              <w:rFonts w:ascii="Times New Roman" w:cs="Times New Roman" w:eastAsia="Times New Roman" w:hAnsi="Times New Roman"/>
              <w:sz w:val="28"/>
              <w:szCs w:val="28"/>
            </w:rPr>
          </w:pPr>
          <w:sdt>
            <w:sdtPr>
              <w:id w:val="-516488773"/>
              <w:tag w:val="goog_rdk_321"/>
            </w:sdtPr>
            <w:sdtContent>
              <w:ins w:author="Jennifer Manzanillo" w:id="102" w:date="2026-08-04T09:22:40Z"/>
              <w:sdt>
                <w:sdtPr>
                  <w:id w:val="1628252197"/>
                  <w:tag w:val="goog_rdk_322"/>
                </w:sdtPr>
                <w:sdtContent>
                  <w:ins w:author="Jennifer Manzanillo" w:id="102" w:date="2026-08-04T09:22:40Z">
                    <w:r w:rsidDel="00000000" w:rsidR="00000000" w:rsidRPr="00000000">
                      <w:rPr>
                        <w:rFonts w:ascii="Times New Roman" w:cs="Times New Roman" w:eastAsia="Times New Roman" w:hAnsi="Times New Roman"/>
                        <w:b w:val="1"/>
                        <w:bCs w:val="1"/>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Mamie Olga Farm &amp; Organic Garden:</w:t>
                    </w:r>
                  </w:ins>
                </w:sdtContent>
              </w:sdt>
              <w:ins w:author="Jennifer Manzanillo" w:id="102" w:date="2026-08-04T09:22:40Z">
                <w:sdt>
                  <w:sdtPr>
                    <w:id w:val="1979538124"/>
                    <w:tag w:val="goog_rdk_323"/>
                  </w:sdtPr>
                  <w:sdtContent>
                    <w:r w:rsidDel="00000000" w:rsidR="00000000" w:rsidRPr="00000000">
                      <w:rPr>
                        <w:rFonts w:ascii="Times New Roman" w:cs="Times New Roman" w:eastAsia="Times New Roman" w:hAnsi="Times New Roman"/>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Explore the hotel’s vibrant working farm and vegetable garden—a true living heart of our property.</w:t>
                    </w:r>
                  </w:sdtContent>
                </w:sdt>
              </w:ins>
            </w:sdtContent>
          </w:sdt>
        </w:p>
      </w:sdtContent>
    </w:sdt>
    <w:sdt>
      <w:sdtPr>
        <w:id w:val="605679456"/>
        <w:tag w:val="goog_rdk_327"/>
      </w:sdtPr>
      <w:sdtContent>
        <w:p w:rsidR="00000000" w:rsidDel="00000000" w:rsidP="00000000" w:rsidRDefault="00000000" w:rsidRPr="00000000" w14:paraId="00000183">
          <w:pPr>
            <w:pStyle w:val="Heading3"/>
            <w:keepNext w:val="0"/>
            <w:keepLines w:val="0"/>
            <w:spacing w:before="280" w:line="240" w:lineRule="auto"/>
            <w:rPr>
              <w:ins w:author="Jennifer Manzanillo" w:id="102" w:date="2026-08-04T09:22:40Z"/>
              <w:rFonts w:ascii="Times New Roman" w:cs="Times New Roman" w:eastAsia="Times New Roman" w:hAnsi="Times New Roman"/>
              <w:b w:val="1"/>
              <w:bCs w:val="1"/>
              <w:color w:val="000000"/>
              <w:sz w:val="30"/>
              <w:szCs w:val="3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1442104139"/>
              <w:tag w:val="goog_rdk_325"/>
            </w:sdtPr>
            <w:sdtContent>
              <w:ins w:author="Jennifer Manzanillo" w:id="102" w:date="2026-08-04T09:22:40Z"/>
              <w:sdt>
                <w:sdtPr>
                  <w:id w:val="-1518270150"/>
                  <w:tag w:val="goog_rdk_326"/>
                </w:sdtPr>
                <w:sdtContent>
                  <w:ins w:author="Jennifer Manzanillo" w:id="102" w:date="2026-08-04T09:22:40Z">
                    <w:r w:rsidDel="00000000" w:rsidR="00000000" w:rsidRPr="00000000">
                      <w:rPr>
                        <w:rFonts w:ascii="Times New Roman" w:cs="Times New Roman" w:eastAsia="Times New Roman" w:hAnsi="Times New Roman"/>
                        <w:b w:val="1"/>
                        <w:bCs w:val="1"/>
                        <w:color w:val="000000"/>
                        <w:sz w:val="30"/>
                        <w:szCs w:val="30"/>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Recreation &amp; Outdoor Sports</w:t>
                    </w:r>
                  </w:ins>
                </w:sdtContent>
              </w:sdt>
              <w:ins w:author="Jennifer Manzanillo" w:id="102" w:date="2026-08-04T09:22:40Z">
                <w:bookmarkStart w:colFirst="0" w:colLast="0" w:name="_heading=h.q6dgs8s38evk" w:id="1"/>
                <w:bookmarkEnd w:id="1"/>
              </w:ins>
            </w:sdtContent>
          </w:sdt>
        </w:p>
      </w:sdtContent>
    </w:sdt>
    <w:sdt>
      <w:sdtPr>
        <w:id w:val="-867079412"/>
        <w:tag w:val="goog_rdk_331"/>
      </w:sdtPr>
      <w:sdtContent>
        <w:p w:rsidR="00000000" w:rsidDel="00000000" w:rsidP="00000000" w:rsidRDefault="00000000" w:rsidRPr="00000000" w14:paraId="00000184">
          <w:pPr>
            <w:numPr>
              <w:ilvl w:val="0"/>
              <w:numId w:val="1"/>
            </w:numPr>
            <w:spacing w:after="0" w:afterAutospacing="0" w:before="240" w:line="240" w:lineRule="auto"/>
            <w:ind w:left="720" w:hanging="360"/>
            <w:rPr>
              <w:ins w:author="Jennifer Manzanillo" w:id="102" w:date="2026-08-04T09:22:40Z"/>
              <w:rFonts w:ascii="Times New Roman" w:cs="Times New Roman" w:eastAsia="Times New Roman" w:hAnsi="Times New Roman"/>
              <w:sz w:val="28"/>
              <w:szCs w:val="28"/>
            </w:rPr>
          </w:pPr>
          <w:sdt>
            <w:sdtPr>
              <w:id w:val="-1023787156"/>
              <w:tag w:val="goog_rdk_328"/>
            </w:sdtPr>
            <w:sdtContent>
              <w:ins w:author="Jennifer Manzanillo" w:id="102" w:date="2026-08-04T09:22:40Z"/>
              <w:sdt>
                <w:sdtPr>
                  <w:id w:val="-1888879273"/>
                  <w:tag w:val="goog_rdk_329"/>
                </w:sdtPr>
                <w:sdtContent>
                  <w:ins w:author="Jennifer Manzanillo" w:id="102" w:date="2026-08-04T09:22:40Z">
                    <w:r w:rsidDel="00000000" w:rsidR="00000000" w:rsidRPr="00000000">
                      <w:rPr>
                        <w:rFonts w:ascii="Times New Roman" w:cs="Times New Roman" w:eastAsia="Times New Roman" w:hAnsi="Times New Roman"/>
                        <w:b w:val="1"/>
                        <w:bCs w:val="1"/>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Lakeside Water Sports:</w:t>
                    </w:r>
                  </w:ins>
                </w:sdtContent>
              </w:sdt>
              <w:ins w:author="Jennifer Manzanillo" w:id="102" w:date="2026-08-04T09:22:40Z">
                <w:sdt>
                  <w:sdtPr>
                    <w:id w:val="2072405552"/>
                    <w:tag w:val="goog_rdk_330"/>
                  </w:sdtPr>
                  <w:sdtContent>
                    <w:r w:rsidDel="00000000" w:rsidR="00000000" w:rsidRPr="00000000">
                      <w:rPr>
                        <w:rFonts w:ascii="Times New Roman" w:cs="Times New Roman" w:eastAsia="Times New Roman" w:hAnsi="Times New Roman"/>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Canoeing and pedal boating across the lake.</w:t>
                    </w:r>
                  </w:sdtContent>
                </w:sdt>
              </w:ins>
            </w:sdtContent>
          </w:sdt>
        </w:p>
      </w:sdtContent>
    </w:sdt>
    <w:sdt>
      <w:sdtPr>
        <w:id w:val="263472442"/>
        <w:tag w:val="goog_rdk_335"/>
      </w:sdtPr>
      <w:sdtContent>
        <w:p w:rsidR="00000000" w:rsidDel="00000000" w:rsidP="00000000" w:rsidRDefault="00000000" w:rsidRPr="00000000" w14:paraId="00000185">
          <w:pPr>
            <w:numPr>
              <w:ilvl w:val="0"/>
              <w:numId w:val="1"/>
            </w:numPr>
            <w:spacing w:after="0" w:afterAutospacing="0" w:before="0" w:beforeAutospacing="0" w:line="240" w:lineRule="auto"/>
            <w:ind w:left="720" w:hanging="360"/>
            <w:rPr>
              <w:ins w:author="Jennifer Manzanillo" w:id="102" w:date="2026-08-04T09:22:40Z"/>
              <w:rFonts w:ascii="Times New Roman" w:cs="Times New Roman" w:eastAsia="Times New Roman" w:hAnsi="Times New Roman"/>
              <w:sz w:val="28"/>
              <w:szCs w:val="28"/>
            </w:rPr>
          </w:pPr>
          <w:sdt>
            <w:sdtPr>
              <w:id w:val="-291017924"/>
              <w:tag w:val="goog_rdk_332"/>
            </w:sdtPr>
            <w:sdtContent>
              <w:ins w:author="Jennifer Manzanillo" w:id="102" w:date="2026-08-04T09:22:40Z"/>
              <w:sdt>
                <w:sdtPr>
                  <w:id w:val="-1449858515"/>
                  <w:tag w:val="goog_rdk_333"/>
                </w:sdtPr>
                <w:sdtContent>
                  <w:ins w:author="Jennifer Manzanillo" w:id="102" w:date="2026-08-04T09:22:40Z">
                    <w:r w:rsidDel="00000000" w:rsidR="00000000" w:rsidRPr="00000000">
                      <w:rPr>
                        <w:rFonts w:ascii="Times New Roman" w:cs="Times New Roman" w:eastAsia="Times New Roman" w:hAnsi="Times New Roman"/>
                        <w:b w:val="1"/>
                        <w:bCs w:val="1"/>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Cycling:</w:t>
                    </w:r>
                  </w:ins>
                </w:sdtContent>
              </w:sdt>
              <w:ins w:author="Jennifer Manzanillo" w:id="102" w:date="2026-08-04T09:22:40Z">
                <w:sdt>
                  <w:sdtPr>
                    <w:id w:val="-1723112342"/>
                    <w:tag w:val="goog_rdk_334"/>
                  </w:sdtPr>
                  <w:sdtContent>
                    <w:r w:rsidDel="00000000" w:rsidR="00000000" w:rsidRPr="00000000">
                      <w:rPr>
                        <w:rFonts w:ascii="Times New Roman" w:cs="Times New Roman" w:eastAsia="Times New Roman" w:hAnsi="Times New Roman"/>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Rent bikes to explore the scenic surrounding countryside at your own pace.</w:t>
                    </w:r>
                  </w:sdtContent>
                </w:sdt>
              </w:ins>
            </w:sdtContent>
          </w:sdt>
        </w:p>
      </w:sdtContent>
    </w:sdt>
    <w:sdt>
      <w:sdtPr>
        <w:id w:val="1457367250"/>
        <w:tag w:val="goog_rdk_341"/>
      </w:sdtPr>
      <w:sdtContent>
        <w:p w:rsidR="00000000" w:rsidDel="00000000" w:rsidP="00000000" w:rsidRDefault="00000000" w:rsidRPr="00000000" w14:paraId="00000186">
          <w:pPr>
            <w:numPr>
              <w:ilvl w:val="0"/>
              <w:numId w:val="1"/>
            </w:numPr>
            <w:spacing w:after="240" w:before="0" w:beforeAutospacing="0" w:line="240" w:lineRule="auto"/>
            <w:ind w:left="720" w:hanging="360"/>
            <w:rPr>
              <w:ins w:author="Jennifer Manzanillo" w:id="102" w:date="2026-08-04T09:22:40Z"/>
              <w:rFonts w:ascii="Times New Roman" w:cs="Times New Roman" w:eastAsia="Times New Roman" w:hAnsi="Times New Roman"/>
              <w:sz w:val="28"/>
              <w:szCs w:val="28"/>
            </w:rPr>
          </w:pPr>
          <w:sdt>
            <w:sdtPr>
              <w:id w:val="685112178"/>
              <w:tag w:val="goog_rdk_336"/>
            </w:sdtPr>
            <w:sdtContent>
              <w:ins w:author="Jennifer Manzanillo" w:id="102" w:date="2026-08-04T09:22:40Z"/>
              <w:sdt>
                <w:sdtPr>
                  <w:id w:val="-860723558"/>
                  <w:tag w:val="goog_rdk_337"/>
                </w:sdtPr>
                <w:sdtContent>
                  <w:ins w:author="Jennifer Manzanillo" w:id="102" w:date="2026-08-04T09:22:40Z">
                    <w:r w:rsidDel="00000000" w:rsidR="00000000" w:rsidRPr="00000000">
                      <w:rPr>
                        <w:rFonts w:ascii="Times New Roman" w:cs="Times New Roman" w:eastAsia="Times New Roman" w:hAnsi="Times New Roman"/>
                        <w:b w:val="1"/>
                        <w:bCs w:val="1"/>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On-Site Sports &amp; Games:</w:t>
                    </w:r>
                  </w:ins>
                </w:sdtContent>
              </w:sdt>
              <w:ins w:author="Jennifer Manzanillo" w:id="102" w:date="2026-08-04T09:22:40Z">
                <w:sdt>
                  <w:sdtPr>
                    <w:id w:val="-700518157"/>
                    <w:tag w:val="goog_rdk_338"/>
                  </w:sdtPr>
                  <w:sdtContent>
                    <w:r w:rsidDel="00000000" w:rsidR="00000000" w:rsidRPr="00000000">
                      <w:rPr>
                        <w:rFonts w:ascii="Times New Roman" w:cs="Times New Roman" w:eastAsia="Times New Roman" w:hAnsi="Times New Roman"/>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Tennis court, table tennis (ping pong), and foosball (</w:t>
                    </w:r>
                  </w:sdtContent>
                </w:sdt>
                <w:sdt>
                  <w:sdtPr>
                    <w:id w:val="-1766502976"/>
                    <w:tag w:val="goog_rdk_339"/>
                  </w:sdtPr>
                  <w:sdtContent>
                    <w:r w:rsidDel="00000000" w:rsidR="00000000" w:rsidRPr="00000000">
                      <w:rPr>
                        <w:rFonts w:ascii="Times New Roman" w:cs="Times New Roman" w:eastAsia="Times New Roman" w:hAnsi="Times New Roman"/>
                        <w:i w:val="1"/>
                        <w:iCs w:val="1"/>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baby-foot</w:t>
                    </w:r>
                  </w:sdtContent>
                </w:sdt>
                <w:sdt>
                  <w:sdtPr>
                    <w:id w:val="-1644765114"/>
                    <w:tag w:val="goog_rdk_340"/>
                  </w:sdtPr>
                  <w:sdtContent>
                    <w:r w:rsidDel="00000000" w:rsidR="00000000" w:rsidRPr="00000000">
                      <w:rPr>
                        <w:rFonts w:ascii="Times New Roman" w:cs="Times New Roman" w:eastAsia="Times New Roman" w:hAnsi="Times New Roman"/>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w:t>
                    </w:r>
                  </w:sdtContent>
                </w:sdt>
              </w:ins>
            </w:sdtContent>
          </w:sdt>
        </w:p>
      </w:sdtContent>
    </w:sdt>
    <w:sdt>
      <w:sdtPr>
        <w:id w:val="-2084366046"/>
        <w:tag w:val="goog_rdk_344"/>
      </w:sdtPr>
      <w:sdtContent>
        <w:p w:rsidR="00000000" w:rsidDel="00000000" w:rsidP="00000000" w:rsidRDefault="00000000" w:rsidRPr="00000000" w14:paraId="00000187">
          <w:pPr>
            <w:pStyle w:val="Heading3"/>
            <w:keepNext w:val="0"/>
            <w:keepLines w:val="0"/>
            <w:spacing w:before="280" w:line="240" w:lineRule="auto"/>
            <w:rPr>
              <w:ins w:author="Jennifer Manzanillo" w:id="102" w:date="2026-08-04T09:22:40Z"/>
              <w:rFonts w:ascii="Times New Roman" w:cs="Times New Roman" w:eastAsia="Times New Roman" w:hAnsi="Times New Roman"/>
              <w:b w:val="1"/>
              <w:bCs w:val="1"/>
              <w:color w:val="000000"/>
              <w:sz w:val="30"/>
              <w:szCs w:val="3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480838662"/>
              <w:tag w:val="goog_rdk_342"/>
            </w:sdtPr>
            <w:sdtContent>
              <w:ins w:author="Jennifer Manzanillo" w:id="102" w:date="2026-08-04T09:22:40Z"/>
              <w:sdt>
                <w:sdtPr>
                  <w:id w:val="-1462933605"/>
                  <w:tag w:val="goog_rdk_343"/>
                </w:sdtPr>
                <w:sdtContent>
                  <w:ins w:author="Jennifer Manzanillo" w:id="102" w:date="2026-08-04T09:22:40Z">
                    <w:r w:rsidDel="00000000" w:rsidR="00000000" w:rsidRPr="00000000">
                      <w:rPr>
                        <w:rFonts w:ascii="Times New Roman" w:cs="Times New Roman" w:eastAsia="Times New Roman" w:hAnsi="Times New Roman"/>
                        <w:b w:val="1"/>
                        <w:bCs w:val="1"/>
                        <w:color w:val="000000"/>
                        <w:sz w:val="30"/>
                        <w:szCs w:val="30"/>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Relaxation &amp; Wellness</w:t>
                    </w:r>
                  </w:ins>
                </w:sdtContent>
              </w:sdt>
              <w:ins w:author="Jennifer Manzanillo" w:id="102" w:date="2026-08-04T09:22:40Z">
                <w:bookmarkStart w:colFirst="0" w:colLast="0" w:name="_heading=h.bv03rxid94d9" w:id="2"/>
                <w:bookmarkEnd w:id="2"/>
              </w:ins>
            </w:sdtContent>
          </w:sdt>
        </w:p>
      </w:sdtContent>
    </w:sdt>
    <w:sdt>
      <w:sdtPr>
        <w:id w:val="1238802116"/>
        <w:tag w:val="goog_rdk_348"/>
      </w:sdtPr>
      <w:sdtContent>
        <w:p w:rsidR="00000000" w:rsidDel="00000000" w:rsidP="00000000" w:rsidRDefault="00000000" w:rsidRPr="00000000" w14:paraId="00000188">
          <w:pPr>
            <w:numPr>
              <w:ilvl w:val="0"/>
              <w:numId w:val="3"/>
            </w:numPr>
            <w:spacing w:after="0" w:afterAutospacing="0" w:before="240" w:line="240" w:lineRule="auto"/>
            <w:ind w:left="720" w:hanging="360"/>
            <w:rPr>
              <w:ins w:author="Jennifer Manzanillo" w:id="102" w:date="2026-08-04T09:22:40Z"/>
              <w:rFonts w:ascii="Times New Roman" w:cs="Times New Roman" w:eastAsia="Times New Roman" w:hAnsi="Times New Roman"/>
              <w:sz w:val="28"/>
              <w:szCs w:val="28"/>
            </w:rPr>
          </w:pPr>
          <w:sdt>
            <w:sdtPr>
              <w:id w:val="-57333005"/>
              <w:tag w:val="goog_rdk_345"/>
            </w:sdtPr>
            <w:sdtContent>
              <w:ins w:author="Jennifer Manzanillo" w:id="102" w:date="2026-08-04T09:22:40Z"/>
              <w:sdt>
                <w:sdtPr>
                  <w:id w:val="1446583780"/>
                  <w:tag w:val="goog_rdk_346"/>
                </w:sdtPr>
                <w:sdtContent>
                  <w:ins w:author="Jennifer Manzanillo" w:id="102" w:date="2026-08-04T09:22:40Z">
                    <w:r w:rsidDel="00000000" w:rsidR="00000000" w:rsidRPr="00000000">
                      <w:rPr>
                        <w:rFonts w:ascii="Times New Roman" w:cs="Times New Roman" w:eastAsia="Times New Roman" w:hAnsi="Times New Roman"/>
                        <w:b w:val="1"/>
                        <w:bCs w:val="1"/>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Poolside Lounging:</w:t>
                    </w:r>
                  </w:ins>
                </w:sdtContent>
              </w:sdt>
              <w:ins w:author="Jennifer Manzanillo" w:id="102" w:date="2026-08-04T09:22:40Z">
                <w:sdt>
                  <w:sdtPr>
                    <w:id w:val="-2070837113"/>
                    <w:tag w:val="goog_rdk_347"/>
                  </w:sdtPr>
                  <w:sdtContent>
                    <w:r w:rsidDel="00000000" w:rsidR="00000000" w:rsidRPr="00000000">
                      <w:rPr>
                        <w:rFonts w:ascii="Times New Roman" w:cs="Times New Roman" w:eastAsia="Times New Roman" w:hAnsi="Times New Roman"/>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Unwind, swim, or meditate in a tranquil setting by our outdoor swimming pool.</w:t>
                    </w:r>
                  </w:sdtContent>
                </w:sdt>
              </w:ins>
            </w:sdtContent>
          </w:sdt>
        </w:p>
      </w:sdtContent>
    </w:sdt>
    <w:sdt>
      <w:sdtPr>
        <w:id w:val="-1072301948"/>
        <w:tag w:val="goog_rdk_354"/>
      </w:sdtPr>
      <w:sdtContent>
        <w:p w:rsidR="00000000" w:rsidDel="00000000" w:rsidP="00000000" w:rsidRDefault="00000000" w:rsidRPr="00000000" w14:paraId="00000189">
          <w:pPr>
            <w:numPr>
              <w:ilvl w:val="0"/>
              <w:numId w:val="3"/>
            </w:numPr>
            <w:spacing w:after="240" w:before="0" w:beforeAutospacing="0" w:line="240" w:lineRule="auto"/>
            <w:ind w:left="720" w:hanging="360"/>
            <w:rPr>
              <w:ins w:author="Jennifer Manzanillo" w:id="102" w:date="2026-08-04T09:22:40Z"/>
              <w:rFonts w:ascii="Times New Roman" w:cs="Times New Roman" w:eastAsia="Times New Roman" w:hAnsi="Times New Roman"/>
              <w:b w:val="1"/>
              <w:bCs w:val="1"/>
              <w:sz w:val="28"/>
              <w:szCs w:val="28"/>
            </w:rPr>
          </w:pPr>
          <w:sdt>
            <w:sdtPr>
              <w:id w:val="260363896"/>
              <w:tag w:val="goog_rdk_349"/>
            </w:sdtPr>
            <w:sdtContent>
              <w:ins w:author="Jennifer Manzanillo" w:id="102" w:date="2026-08-04T09:22:40Z"/>
              <w:sdt>
                <w:sdtPr>
                  <w:id w:val="-1120167850"/>
                  <w:tag w:val="goog_rdk_350"/>
                </w:sdtPr>
                <w:sdtContent>
                  <w:ins w:author="Jennifer Manzanillo" w:id="102" w:date="2026-08-04T09:22:40Z">
                    <w:r w:rsidDel="00000000" w:rsidR="00000000" w:rsidRPr="00000000">
                      <w:rPr>
                        <w:rFonts w:ascii="Times New Roman" w:cs="Times New Roman" w:eastAsia="Times New Roman" w:hAnsi="Times New Roman"/>
                        <w:b w:val="1"/>
                        <w:bCs w:val="1"/>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Massages: </w:t>
                    </w:r>
                  </w:ins>
                </w:sdtContent>
              </w:sdt>
              <w:ins w:author="Jennifer Manzanillo" w:id="102" w:date="2026-08-04T09:22:40Z">
                <w:sdt>
                  <w:sdtPr>
                    <w:id w:val="-629030443"/>
                    <w:tag w:val="goog_rdk_351"/>
                  </w:sdtPr>
                  <w:sdtContent>
                    <w:r w:rsidDel="00000000" w:rsidR="00000000" w:rsidRPr="00000000">
                      <w:rPr>
                        <w:rFonts w:ascii="Times New Roman" w:cs="Times New Roman" w:eastAsia="Times New Roman" w:hAnsi="Times New Roman"/>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Indulge in a deeply relaxing massage by one of our well-trained therapists. Using locally sourced, natural essential oils such as </w:t>
                    </w:r>
                  </w:sdtContent>
                </w:sdt>
                <w:sdt>
                  <w:sdtPr>
                    <w:id w:val="-502901123"/>
                    <w:tag w:val="goog_rdk_352"/>
                  </w:sdtPr>
                  <w:sdtContent>
                    <w:r w:rsidDel="00000000" w:rsidR="00000000" w:rsidRPr="00000000">
                      <w:rPr>
                        <w:rFonts w:ascii="Times New Roman" w:cs="Times New Roman" w:eastAsia="Times New Roman" w:hAnsi="Times New Roman"/>
                        <w:i w:val="1"/>
                        <w:iCs w:val="1"/>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Katrafay</w:t>
                    </w:r>
                  </w:sdtContent>
                </w:sdt>
                <w:sdt>
                  <w:sdtPr>
                    <w:id w:val="-117276983"/>
                    <w:tag w:val="goog_rdk_353"/>
                  </w:sdtPr>
                  <w:sdtContent>
                    <w:r w:rsidDel="00000000" w:rsidR="00000000" w:rsidRPr="00000000">
                      <w:rPr>
                        <w:rFonts w:ascii="Times New Roman" w:cs="Times New Roman" w:eastAsia="Times New Roman" w:hAnsi="Times New Roman"/>
                        <w:sz w:val="28"/>
                        <w:szCs w:val="28"/>
                        <w:rtl w:val="0"/>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our treatments are designed to soothe your body, release tension, and help you completely unwind in a serene environment.</w:t>
                    </w:r>
                  </w:sdtContent>
                </w:sdt>
              </w:ins>
            </w:sdtContent>
          </w:sdt>
        </w:p>
      </w:sdtContent>
    </w:sdt>
    <w:sdt>
      <w:sdtPr>
        <w:id w:val="-361385525"/>
        <w:tag w:val="goog_rdk_357"/>
      </w:sdtPr>
      <w:sdtContent>
        <w:p w:rsidR="00000000" w:rsidDel="00000000" w:rsidP="00000000" w:rsidRDefault="00000000" w:rsidRPr="00000000" w14:paraId="0000018A">
          <w:pPr>
            <w:spacing w:after="240" w:before="240" w:line="240" w:lineRule="auto"/>
            <w:rPr>
              <w:ins w:author="Jennifer Manzanillo" w:id="102" w:date="2026-08-04T09:22:40Z"/>
              <w:rFonts w:ascii="Times New Roman" w:cs="Times New Roman" w:eastAsia="Times New Roman" w:hAnsi="Times New Roman"/>
              <w:sz w:val="32"/>
              <w:szCs w:val="32"/>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460018303"/>
              <w:tag w:val="goog_rdk_355"/>
            </w:sdtPr>
            <w:sdtContent>
              <w:ins w:author="Jennifer Manzanillo" w:id="102" w:date="2026-08-04T09:22:40Z"/>
              <w:sdt>
                <w:sdtPr>
                  <w:id w:val="1859864786"/>
                  <w:tag w:val="goog_rdk_356"/>
                </w:sdtPr>
                <w:sdtContent>
                  <w:ins w:author="Jennifer Manzanillo" w:id="102" w:date="2026-08-04T09:22:40Z">
                    <w:r w:rsidDel="00000000" w:rsidR="00000000" w:rsidRPr="00000000">
                      <w:rPr>
                        <w:rtl w:val="0"/>
                      </w:rPr>
                    </w:r>
                  </w:ins>
                </w:sdtContent>
              </w:sdt>
              <w:ins w:author="Jennifer Manzanillo" w:id="102" w:date="2026-08-04T09:22:40Z"/>
            </w:sdtContent>
          </w:sdt>
        </w:p>
      </w:sdtContent>
    </w:sdt>
    <w:sdt>
      <w:sdtPr>
        <w:id w:val="1628896271"/>
        <w:tag w:val="goog_rdk_361"/>
      </w:sdtPr>
      <w:sdtContent>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04" w:date="2026-08-04T09:19:04Z"/>
              <w:rFonts w:ascii="Times New Roman" w:cs="Times New Roman" w:eastAsia="Times New Roman" w:hAnsi="Times New Roman"/>
              <w:b w:val="1"/>
              <w:bCs w:val="1"/>
              <w:sz w:val="32"/>
              <w:szCs w:val="32"/>
              <w:highlight w:val="yellow"/>
              <w:rPrChange w:author="Jennifer Manzanillo" w:id="103" w:date="2026-08-04T09:22:4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1951276366"/>
              <w:tag w:val="goog_rdk_359"/>
            </w:sdtPr>
            <w:sdtContent>
              <w:ins w:author="Jennifer Manzanillo" w:id="104" w:date="2026-08-04T09:19:04Z"/>
              <w:sdt>
                <w:sdtPr>
                  <w:id w:val="-215183508"/>
                  <w:tag w:val="goog_rdk_360"/>
                </w:sdtPr>
                <w:sdtContent>
                  <w:ins w:author="Jennifer Manzanillo" w:id="104" w:date="2026-08-04T09:19:04Z">
                    <w:r w:rsidDel="00000000" w:rsidR="00000000" w:rsidRPr="00000000">
                      <w:rPr>
                        <w:rtl w:val="0"/>
                      </w:rPr>
                    </w:r>
                  </w:ins>
                </w:sdtContent>
              </w:sdt>
              <w:ins w:author="Jennifer Manzanillo" w:id="104" w:date="2026-08-04T09:19:04Z"/>
            </w:sdtContent>
          </w:sdt>
        </w:p>
      </w:sdtContent>
    </w:sdt>
    <w:sdt>
      <w:sdtPr>
        <w:id w:val="-1141563385"/>
        <w:tag w:val="goog_rdk_365"/>
      </w:sdtPr>
      <w:sdtContent>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04" w:date="2026-08-04T09:19:04Z"/>
              <w:rFonts w:ascii="Times New Roman" w:cs="Times New Roman" w:eastAsia="Times New Roman" w:hAnsi="Times New Roman"/>
              <w:sz w:val="32"/>
              <w:szCs w:val="32"/>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2056519805"/>
              <w:tag w:val="goog_rdk_363"/>
            </w:sdtPr>
            <w:sdtContent>
              <w:del w:author="Jennifer Manzanillo" w:id="104" w:date="2026-08-04T09:19:04Z"/>
              <w:sdt>
                <w:sdtPr>
                  <w:id w:val="-1031968424"/>
                  <w:tag w:val="goog_rdk_364"/>
                </w:sdtPr>
                <w:sdtContent>
                  <w:del w:author="Jennifer Manzanillo" w:id="104" w:date="2026-08-04T09:19:04Z">
                    <w:r w:rsidDel="00000000" w:rsidR="00000000" w:rsidRPr="00000000">
                      <w:rPr>
                        <w:rFonts w:ascii="Times New Roman" w:cs="Times New Roman" w:eastAsia="Times New Roman" w:hAnsi="Times New Roman"/>
                        <w:sz w:val="32"/>
                        <w:szCs w:val="32"/>
                        <w:rtl w:val="0"/>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Around and at Lac Hôtel Sahambavy, a wide range of activities awaits you, combining nature, relaxation, and exploration, making it ideal for both short and long stays:</w:delText>
                    </w:r>
                  </w:del>
                </w:sdtContent>
              </w:sdt>
              <w:del w:author="Jennifer Manzanillo" w:id="104" w:date="2026-08-04T09:19:04Z"/>
            </w:sdtContent>
          </w:sdt>
        </w:p>
      </w:sdtContent>
    </w:sdt>
    <w:sdt>
      <w:sdtPr>
        <w:id w:val="764823670"/>
        <w:tag w:val="goog_rdk_368"/>
      </w:sdtPr>
      <w:sdtContent>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04" w:date="2026-08-04T09:19:04Z"/>
              <w:rFonts w:ascii="Times New Roman" w:cs="Times New Roman" w:eastAsia="Times New Roman" w:hAnsi="Times New Roman"/>
              <w:sz w:val="32"/>
              <w:szCs w:val="32"/>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552299341"/>
              <w:tag w:val="goog_rdk_366"/>
            </w:sdtPr>
            <w:sdtContent>
              <w:del w:author="Jennifer Manzanillo" w:id="104" w:date="2026-08-04T09:19:04Z"/>
              <w:sdt>
                <w:sdtPr>
                  <w:id w:val="697292533"/>
                  <w:tag w:val="goog_rdk_367"/>
                </w:sdtPr>
                <w:sdtContent>
                  <w:del w:author="Jennifer Manzanillo" w:id="104" w:date="2026-08-04T09:19:04Z">
                    <w:r w:rsidDel="00000000" w:rsidR="00000000" w:rsidRPr="00000000">
                      <w:rPr>
                        <w:rFonts w:ascii="Times New Roman" w:cs="Times New Roman" w:eastAsia="Times New Roman" w:hAnsi="Times New Roman"/>
                        <w:sz w:val="32"/>
                        <w:szCs w:val="32"/>
                        <w:rtl w:val="0"/>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 Lake Tour (2 hours)</w:delText>
                      <w:br w:type="textWrapping"/>
                      <w:delText xml:space="preserve">A safe and marked 8 km walk around the lake.</w:delText>
                    </w:r>
                  </w:del>
                </w:sdtContent>
              </w:sdt>
              <w:del w:author="Jennifer Manzanillo" w:id="104" w:date="2026-08-04T09:19:04Z"/>
            </w:sdtContent>
          </w:sdt>
        </w:p>
      </w:sdtContent>
    </w:sdt>
    <w:sdt>
      <w:sdtPr>
        <w:id w:val="-28537884"/>
        <w:tag w:val="goog_rdk_371"/>
      </w:sdtPr>
      <w:sdtContent>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04" w:date="2026-08-04T09:19:04Z"/>
              <w:rFonts w:ascii="Times New Roman" w:cs="Times New Roman" w:eastAsia="Times New Roman" w:hAnsi="Times New Roman"/>
              <w:sz w:val="32"/>
              <w:szCs w:val="32"/>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779437657"/>
              <w:tag w:val="goog_rdk_369"/>
            </w:sdtPr>
            <w:sdtContent>
              <w:del w:author="Jennifer Manzanillo" w:id="104" w:date="2026-08-04T09:19:04Z"/>
              <w:sdt>
                <w:sdtPr>
                  <w:id w:val="-507776529"/>
                  <w:tag w:val="goog_rdk_370"/>
                </w:sdtPr>
                <w:sdtContent>
                  <w:del w:author="Jennifer Manzanillo" w:id="104" w:date="2026-08-04T09:19:04Z">
                    <w:r w:rsidDel="00000000" w:rsidR="00000000" w:rsidRPr="00000000">
                      <w:rPr>
                        <w:rFonts w:ascii="Times New Roman" w:cs="Times New Roman" w:eastAsia="Times New Roman" w:hAnsi="Times New Roman"/>
                        <w:sz w:val="32"/>
                        <w:szCs w:val="32"/>
                        <w:rtl w:val="0"/>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 Visit to the TAF tea plantation and factory (4 hours), unique in Madagascar. Tea tasting and factory tour included.</w:delText>
                    </w:r>
                  </w:del>
                </w:sdtContent>
              </w:sdt>
              <w:del w:author="Jennifer Manzanillo" w:id="104" w:date="2026-08-04T09:19:04Z"/>
            </w:sdtContent>
          </w:sdt>
        </w:p>
      </w:sdtContent>
    </w:sdt>
    <w:sdt>
      <w:sdtPr>
        <w:id w:val="-874688020"/>
        <w:tag w:val="goog_rdk_374"/>
      </w:sdtPr>
      <w:sdtContent>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04" w:date="2026-08-04T09:19:04Z"/>
              <w:rFonts w:ascii="Times New Roman" w:cs="Times New Roman" w:eastAsia="Times New Roman" w:hAnsi="Times New Roman"/>
              <w:sz w:val="32"/>
              <w:szCs w:val="32"/>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107718462"/>
              <w:tag w:val="goog_rdk_372"/>
            </w:sdtPr>
            <w:sdtContent>
              <w:del w:author="Jennifer Manzanillo" w:id="104" w:date="2026-08-04T09:19:04Z"/>
              <w:sdt>
                <w:sdtPr>
                  <w:id w:val="611826445"/>
                  <w:tag w:val="goog_rdk_373"/>
                </w:sdtPr>
                <w:sdtContent>
                  <w:del w:author="Jennifer Manzanillo" w:id="104" w:date="2026-08-04T09:19:04Z">
                    <w:r w:rsidDel="00000000" w:rsidR="00000000" w:rsidRPr="00000000">
                      <w:rPr>
                        <w:rFonts w:ascii="Times New Roman" w:cs="Times New Roman" w:eastAsia="Times New Roman" w:hAnsi="Times New Roman"/>
                        <w:sz w:val="32"/>
                        <w:szCs w:val="32"/>
                        <w:rtl w:val="0"/>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 Walks through the surrounding villages (2 hours)</w:delText>
                    </w:r>
                  </w:del>
                </w:sdtContent>
              </w:sdt>
              <w:del w:author="Jennifer Manzanillo" w:id="104" w:date="2026-08-04T09:19:04Z"/>
            </w:sdtContent>
          </w:sdt>
        </w:p>
      </w:sdtContent>
    </w:sdt>
    <w:sdt>
      <w:sdtPr>
        <w:id w:val="2077692315"/>
        <w:tag w:val="goog_rdk_377"/>
      </w:sdtPr>
      <w:sdtContent>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04" w:date="2026-08-04T09:19:04Z"/>
              <w:rFonts w:ascii="Times New Roman" w:cs="Times New Roman" w:eastAsia="Times New Roman" w:hAnsi="Times New Roman"/>
              <w:sz w:val="32"/>
              <w:szCs w:val="32"/>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478232880"/>
              <w:tag w:val="goog_rdk_375"/>
            </w:sdtPr>
            <w:sdtContent>
              <w:del w:author="Jennifer Manzanillo" w:id="104" w:date="2026-08-04T09:19:04Z"/>
              <w:sdt>
                <w:sdtPr>
                  <w:id w:val="47033861"/>
                  <w:tag w:val="goog_rdk_376"/>
                </w:sdtPr>
                <w:sdtContent>
                  <w:del w:author="Jennifer Manzanillo" w:id="104" w:date="2026-08-04T09:19:04Z">
                    <w:r w:rsidDel="00000000" w:rsidR="00000000" w:rsidRPr="00000000">
                      <w:rPr>
                        <w:rFonts w:ascii="Times New Roman" w:cs="Times New Roman" w:eastAsia="Times New Roman" w:hAnsi="Times New Roman"/>
                        <w:sz w:val="32"/>
                        <w:szCs w:val="32"/>
                        <w:rtl w:val="0"/>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 Meet Sahambavy’s local artisans (embroidery, basket weaving…)</w:delText>
                    </w:r>
                  </w:del>
                </w:sdtContent>
              </w:sdt>
              <w:del w:author="Jennifer Manzanillo" w:id="104" w:date="2026-08-04T09:19:04Z"/>
            </w:sdtContent>
          </w:sdt>
        </w:p>
      </w:sdtContent>
    </w:sdt>
    <w:sdt>
      <w:sdtPr>
        <w:id w:val="187431004"/>
        <w:tag w:val="goog_rdk_380"/>
      </w:sdtPr>
      <w:sdtContent>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04" w:date="2026-08-04T09:19:04Z"/>
              <w:rFonts w:ascii="Times New Roman" w:cs="Times New Roman" w:eastAsia="Times New Roman" w:hAnsi="Times New Roman"/>
              <w:sz w:val="32"/>
              <w:szCs w:val="32"/>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626403188"/>
              <w:tag w:val="goog_rdk_378"/>
            </w:sdtPr>
            <w:sdtContent>
              <w:del w:author="Jennifer Manzanillo" w:id="104" w:date="2026-08-04T09:19:04Z"/>
              <w:sdt>
                <w:sdtPr>
                  <w:id w:val="863108867"/>
                  <w:tag w:val="goog_rdk_379"/>
                </w:sdtPr>
                <w:sdtContent>
                  <w:del w:author="Jennifer Manzanillo" w:id="104" w:date="2026-08-04T09:19:04Z">
                    <w:r w:rsidDel="00000000" w:rsidR="00000000" w:rsidRPr="00000000">
                      <w:rPr>
                        <w:rFonts w:ascii="Times New Roman" w:cs="Times New Roman" w:eastAsia="Times New Roman" w:hAnsi="Times New Roman"/>
                        <w:sz w:val="32"/>
                        <w:szCs w:val="32"/>
                        <w:rtl w:val="0"/>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 Visit the hotel’s farm and vegetable garden (Mamie Olga), a true living space.</w:delText>
                    </w:r>
                  </w:del>
                </w:sdtContent>
              </w:sdt>
              <w:del w:author="Jennifer Manzanillo" w:id="104" w:date="2026-08-04T09:19:04Z"/>
            </w:sdtContent>
          </w:sdt>
        </w:p>
      </w:sdtContent>
    </w:sdt>
    <w:sdt>
      <w:sdtPr>
        <w:id w:val="-284499823"/>
        <w:tag w:val="goog_rdk_383"/>
      </w:sdtPr>
      <w:sdtContent>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04" w:date="2026-08-04T09:19:04Z"/>
              <w:rFonts w:ascii="Times New Roman" w:cs="Times New Roman" w:eastAsia="Times New Roman" w:hAnsi="Times New Roman"/>
              <w:sz w:val="32"/>
              <w:szCs w:val="32"/>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2101782548"/>
              <w:tag w:val="goog_rdk_381"/>
            </w:sdtPr>
            <w:sdtContent>
              <w:del w:author="Jennifer Manzanillo" w:id="104" w:date="2026-08-04T09:19:04Z"/>
              <w:sdt>
                <w:sdtPr>
                  <w:id w:val="1573988943"/>
                  <w:tag w:val="goog_rdk_382"/>
                </w:sdtPr>
                <w:sdtContent>
                  <w:del w:author="Jennifer Manzanillo" w:id="104" w:date="2026-08-04T09:19:04Z">
                    <w:r w:rsidDel="00000000" w:rsidR="00000000" w:rsidRPr="00000000">
                      <w:rPr>
                        <w:rFonts w:ascii="Times New Roman" w:cs="Times New Roman" w:eastAsia="Times New Roman" w:hAnsi="Times New Roman"/>
                        <w:sz w:val="32"/>
                        <w:szCs w:val="32"/>
                        <w:rtl w:val="0"/>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 Canoeing / pedal boating on the lake</w:delText>
                    </w:r>
                  </w:del>
                </w:sdtContent>
              </w:sdt>
              <w:del w:author="Jennifer Manzanillo" w:id="104" w:date="2026-08-04T09:19:04Z"/>
            </w:sdtContent>
          </w:sdt>
        </w:p>
      </w:sdtContent>
    </w:sdt>
    <w:sdt>
      <w:sdtPr>
        <w:id w:val="1919981412"/>
        <w:tag w:val="goog_rdk_386"/>
      </w:sdtPr>
      <w:sdtContent>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04" w:date="2026-08-04T09:19:04Z"/>
              <w:rFonts w:ascii="Times New Roman" w:cs="Times New Roman" w:eastAsia="Times New Roman" w:hAnsi="Times New Roman"/>
              <w:sz w:val="32"/>
              <w:szCs w:val="32"/>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244945030"/>
              <w:tag w:val="goog_rdk_384"/>
            </w:sdtPr>
            <w:sdtContent>
              <w:del w:author="Jennifer Manzanillo" w:id="104" w:date="2026-08-04T09:19:04Z"/>
              <w:sdt>
                <w:sdtPr>
                  <w:id w:val="-370028176"/>
                  <w:tag w:val="goog_rdk_385"/>
                </w:sdtPr>
                <w:sdtContent>
                  <w:del w:author="Jennifer Manzanillo" w:id="104" w:date="2026-08-04T09:19:04Z">
                    <w:r w:rsidDel="00000000" w:rsidR="00000000" w:rsidRPr="00000000">
                      <w:rPr>
                        <w:rFonts w:ascii="Times New Roman" w:cs="Times New Roman" w:eastAsia="Times New Roman" w:hAnsi="Times New Roman"/>
                        <w:sz w:val="32"/>
                        <w:szCs w:val="32"/>
                        <w:rtl w:val="0"/>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 Baby foot</w:delText>
                    </w:r>
                  </w:del>
                </w:sdtContent>
              </w:sdt>
              <w:del w:author="Jennifer Manzanillo" w:id="104" w:date="2026-08-04T09:19:04Z"/>
            </w:sdtContent>
          </w:sdt>
        </w:p>
      </w:sdtContent>
    </w:sdt>
    <w:sdt>
      <w:sdtPr>
        <w:id w:val="-1322552174"/>
        <w:tag w:val="goog_rdk_389"/>
      </w:sdtPr>
      <w:sdtContent>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04" w:date="2026-08-04T09:19:04Z"/>
              <w:rFonts w:ascii="Times New Roman" w:cs="Times New Roman" w:eastAsia="Times New Roman" w:hAnsi="Times New Roman"/>
              <w:sz w:val="32"/>
              <w:szCs w:val="32"/>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42775052"/>
              <w:tag w:val="goog_rdk_387"/>
            </w:sdtPr>
            <w:sdtContent>
              <w:del w:author="Jennifer Manzanillo" w:id="104" w:date="2026-08-04T09:19:04Z"/>
              <w:sdt>
                <w:sdtPr>
                  <w:id w:val="-1102845096"/>
                  <w:tag w:val="goog_rdk_388"/>
                </w:sdtPr>
                <w:sdtContent>
                  <w:del w:author="Jennifer Manzanillo" w:id="104" w:date="2026-08-04T09:19:04Z">
                    <w:r w:rsidDel="00000000" w:rsidR="00000000" w:rsidRPr="00000000">
                      <w:rPr>
                        <w:rFonts w:ascii="Times New Roman" w:cs="Times New Roman" w:eastAsia="Times New Roman" w:hAnsi="Times New Roman"/>
                        <w:sz w:val="32"/>
                        <w:szCs w:val="32"/>
                        <w:rtl w:val="0"/>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 Ping pong</w:delText>
                    </w:r>
                  </w:del>
                </w:sdtContent>
              </w:sdt>
              <w:del w:author="Jennifer Manzanillo" w:id="104" w:date="2026-08-04T09:19:04Z"/>
            </w:sdtContent>
          </w:sdt>
        </w:p>
      </w:sdtContent>
    </w:sdt>
    <w:sdt>
      <w:sdtPr>
        <w:id w:val="1850425249"/>
        <w:tag w:val="goog_rdk_392"/>
      </w:sdtPr>
      <w:sdtContent>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04" w:date="2026-08-04T09:19:04Z"/>
              <w:rFonts w:ascii="Times New Roman" w:cs="Times New Roman" w:eastAsia="Times New Roman" w:hAnsi="Times New Roman"/>
              <w:sz w:val="32"/>
              <w:szCs w:val="32"/>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353068601"/>
              <w:tag w:val="goog_rdk_390"/>
            </w:sdtPr>
            <w:sdtContent>
              <w:del w:author="Jennifer Manzanillo" w:id="104" w:date="2026-08-04T09:19:04Z"/>
              <w:sdt>
                <w:sdtPr>
                  <w:id w:val="-1648934423"/>
                  <w:tag w:val="goog_rdk_391"/>
                </w:sdtPr>
                <w:sdtContent>
                  <w:del w:author="Jennifer Manzanillo" w:id="104" w:date="2026-08-04T09:19:04Z">
                    <w:r w:rsidDel="00000000" w:rsidR="00000000" w:rsidRPr="00000000">
                      <w:rPr>
                        <w:rFonts w:ascii="Times New Roman" w:cs="Times New Roman" w:eastAsia="Times New Roman" w:hAnsi="Times New Roman"/>
                        <w:sz w:val="32"/>
                        <w:szCs w:val="32"/>
                        <w:rtl w:val="0"/>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 Tennis</w:delText>
                    </w:r>
                  </w:del>
                </w:sdtContent>
              </w:sdt>
              <w:del w:author="Jennifer Manzanillo" w:id="104" w:date="2026-08-04T09:19:04Z"/>
            </w:sdtContent>
          </w:sdt>
        </w:p>
      </w:sdtContent>
    </w:sdt>
    <w:sdt>
      <w:sdtPr>
        <w:id w:val="154625826"/>
        <w:tag w:val="goog_rdk_395"/>
      </w:sdtPr>
      <w:sdtContent>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04" w:date="2026-08-04T09:19:04Z"/>
              <w:rFonts w:ascii="Times New Roman" w:cs="Times New Roman" w:eastAsia="Times New Roman" w:hAnsi="Times New Roman"/>
              <w:sz w:val="32"/>
              <w:szCs w:val="32"/>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89171544"/>
              <w:tag w:val="goog_rdk_393"/>
            </w:sdtPr>
            <w:sdtContent>
              <w:del w:author="Jennifer Manzanillo" w:id="104" w:date="2026-08-04T09:19:04Z"/>
              <w:sdt>
                <w:sdtPr>
                  <w:id w:val="162742264"/>
                  <w:tag w:val="goog_rdk_394"/>
                </w:sdtPr>
                <w:sdtContent>
                  <w:del w:author="Jennifer Manzanillo" w:id="104" w:date="2026-08-04T09:19:04Z">
                    <w:r w:rsidDel="00000000" w:rsidR="00000000" w:rsidRPr="00000000">
                      <w:rPr>
                        <w:rFonts w:ascii="Times New Roman" w:cs="Times New Roman" w:eastAsia="Times New Roman" w:hAnsi="Times New Roman"/>
                        <w:sz w:val="32"/>
                        <w:szCs w:val="32"/>
                        <w:rtl w:val="0"/>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 Relaxation or meditation moments by the swimming pool</w:delText>
                    </w:r>
                  </w:del>
                </w:sdtContent>
              </w:sdt>
              <w:del w:author="Jennifer Manzanillo" w:id="104" w:date="2026-08-04T09:19:04Z"/>
            </w:sdtContent>
          </w:sdt>
        </w:p>
      </w:sdtContent>
    </w:sdt>
    <w:sdt>
      <w:sdtPr>
        <w:id w:val="339808135"/>
        <w:tag w:val="goog_rdk_400"/>
      </w:sdtPr>
      <w:sdtContent>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04" w:date="2026-08-04T09:19:04Z"/>
              <w:rFonts w:ascii="Times New Roman" w:cs="Times New Roman" w:eastAsia="Times New Roman" w:hAnsi="Times New Roman"/>
              <w:sz w:val="32"/>
              <w:szCs w:val="32"/>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93228304"/>
              <w:tag w:val="goog_rdk_396"/>
            </w:sdtPr>
            <w:sdtContent>
              <w:del w:author="Jennifer Manzanillo" w:id="104" w:date="2026-08-04T09:19:04Z"/>
              <w:sdt>
                <w:sdtPr>
                  <w:id w:val="-1530261153"/>
                  <w:tag w:val="goog_rdk_397"/>
                </w:sdtPr>
                <w:sdtContent>
                  <w:del w:author="Jennifer Manzanillo" w:id="104" w:date="2026-08-04T09:19:04Z">
                    <w:r w:rsidDel="00000000" w:rsidR="00000000" w:rsidRPr="00000000">
                      <w:rPr>
                        <w:rFonts w:ascii="Times New Roman" w:cs="Times New Roman" w:eastAsia="Times New Roman" w:hAnsi="Times New Roman"/>
                        <w:sz w:val="32"/>
                        <w:szCs w:val="32"/>
                        <w:rtl w:val="0"/>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 Bike rides to explore the surroundings at your own pace.</w:delText>
                    </w:r>
                  </w:del>
                </w:sdtContent>
              </w:sdt>
              <w:del w:author="Jennifer Manzanillo" w:id="104" w:date="2026-08-04T09:19:04Z"/>
            </w:sdtContent>
          </w:sdt>
          <w:sdt>
            <w:sdtPr>
              <w:id w:val="569376878"/>
              <w:tag w:val="goog_rdk_398"/>
            </w:sdtPr>
            <w:sdtContent>
              <w:ins w:author="Jennifer Manzanillo" w:id="104" w:date="2026-08-04T09:19:04Z"/>
              <w:sdt>
                <w:sdtPr>
                  <w:id w:val="1105561277"/>
                  <w:tag w:val="goog_rdk_399"/>
                </w:sdtPr>
                <w:sdtContent>
                  <w:ins w:author="Jennifer Manzanillo" w:id="104" w:date="2026-08-04T09:19:04Z">
                    <w:r w:rsidDel="00000000" w:rsidR="00000000" w:rsidRPr="00000000">
                      <w:rPr>
                        <w:rtl w:val="0"/>
                      </w:rPr>
                    </w:r>
                  </w:ins>
                </w:sdtContent>
              </w:sdt>
              <w:ins w:author="Jennifer Manzanillo" w:id="104" w:date="2026-08-04T09:19:04Z"/>
            </w:sdtContent>
          </w:sdt>
        </w:p>
      </w:sdtContent>
    </w:sdt>
    <w:sdt>
      <w:sdtPr>
        <w:id w:val="120986484"/>
        <w:tag w:val="goog_rdk_404"/>
      </w:sdtPr>
      <w:sdtContent>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06" w:date="2026-08-04T09:28:43Z"/>
              <w:rFonts w:ascii="Times New Roman" w:cs="Times New Roman" w:eastAsia="Times New Roman" w:hAnsi="Times New Roman"/>
              <w:sz w:val="32"/>
              <w:szCs w:val="32"/>
              <w:rPrChange w:author="Jennifer Manzanillo" w:id="105" w:date="2026-08-04T09:19: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374305887"/>
              <w:tag w:val="goog_rdk_402"/>
            </w:sdtPr>
            <w:sdtContent>
              <w:del w:author="Jennifer Manzanillo" w:id="106" w:date="2026-08-04T09:28:43Z"/>
              <w:sdt>
                <w:sdtPr>
                  <w:id w:val="17467529"/>
                  <w:tag w:val="goog_rdk_403"/>
                </w:sdtPr>
                <w:sdtContent>
                  <w:del w:author="Jennifer Manzanillo" w:id="106" w:date="2026-08-04T09:28:43Z">
                    <w:r w:rsidDel="00000000" w:rsidR="00000000" w:rsidRPr="00000000">
                      <w:rPr>
                        <w:rtl w:val="0"/>
                      </w:rPr>
                    </w:r>
                  </w:del>
                </w:sdtContent>
              </w:sdt>
              <w:del w:author="Jennifer Manzanillo" w:id="106" w:date="2026-08-04T09:28:43Z"/>
            </w:sdtContent>
          </w:sdt>
        </w:p>
      </w:sdtContent>
    </w:sdt>
    <w:sdt>
      <w:sdtPr>
        <w:id w:val="1189512435"/>
        <w:tag w:val="goog_rdk_409"/>
      </w:sdtPr>
      <w:sdtContent>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08" w:date="2026-08-04T09:28:45Z"/>
              <w:rFonts w:ascii="Times New Roman" w:cs="Times New Roman" w:eastAsia="Times New Roman" w:hAnsi="Times New Roman"/>
              <w:b w:val="1"/>
              <w:bCs w:val="1"/>
              <w:sz w:val="32"/>
              <w:szCs w:val="32"/>
              <w:highlight w:val="yellow"/>
              <w:rPrChange w:author="Jennifer Manzanillo" w:id="107" w:date="2026-08-04T09:28:43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492722177"/>
              <w:tag w:val="goog_rdk_405"/>
            </w:sdtPr>
            <w:sdtContent>
              <w:del w:author="Jennifer Manzanillo" w:id="106" w:date="2026-08-04T09:28:43Z"/>
              <w:sdt>
                <w:sdtPr>
                  <w:id w:val="-1125650790"/>
                  <w:tag w:val="goog_rdk_406"/>
                </w:sdtPr>
                <w:sdtContent>
                  <w:del w:author="Jennifer Manzanillo" w:id="106" w:date="2026-08-04T09:28:43Z">
                    <w:r w:rsidDel="00000000" w:rsidR="00000000" w:rsidRPr="00000000">
                      <w:rPr>
                        <w:rFonts w:ascii="Times New Roman" w:cs="Times New Roman" w:eastAsia="Times New Roman" w:hAnsi="Times New Roman"/>
                        <w:b w:val="1"/>
                        <w:bCs w:val="1"/>
                        <w:sz w:val="32"/>
                        <w:szCs w:val="32"/>
                        <w:highlight w:val="yellow"/>
                        <w:rtl w:val="0"/>
                        <w:rPrChange w:author="Jennifer Manzanillo" w:id="107" w:date="2026-08-04T09:28:43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delText xml:space="preserve">SALTWATER SLATE SWIMMING POOL</w:delText>
                    </w:r>
                  </w:del>
                </w:sdtContent>
              </w:sdt>
              <w:del w:author="Jennifer Manzanillo" w:id="106" w:date="2026-08-04T09:28:43Z"/>
            </w:sdtContent>
          </w:sdt>
          <w:sdt>
            <w:sdtPr>
              <w:id w:val="-537089104"/>
              <w:tag w:val="goog_rdk_407"/>
            </w:sdtPr>
            <w:sdtContent>
              <w:ins w:author="Jennifer Manzanillo" w:id="108" w:date="2026-08-04T09:28:45Z"/>
              <w:sdt>
                <w:sdtPr>
                  <w:id w:val="-284275787"/>
                  <w:tag w:val="goog_rdk_408"/>
                </w:sdtPr>
                <w:sdtContent>
                  <w:ins w:author="Jennifer Manzanillo" w:id="108" w:date="2026-08-04T09:28:45Z">
                    <w:r w:rsidDel="00000000" w:rsidR="00000000" w:rsidRPr="00000000">
                      <w:rPr>
                        <w:rtl w:val="0"/>
                      </w:rPr>
                    </w:r>
                  </w:ins>
                </w:sdtContent>
              </w:sdt>
              <w:ins w:author="Jennifer Manzanillo" w:id="108" w:date="2026-08-04T09:28:45Z"/>
            </w:sdtContent>
          </w:sdt>
        </w:p>
      </w:sdtContent>
    </w:sdt>
    <w:sdt>
      <w:sdtPr>
        <w:id w:val="-1542480323"/>
        <w:tag w:val="goog_rdk_413"/>
      </w:sdtPr>
      <w:sdtContent>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09" w:date="2026-08-04T09:29:17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629811352"/>
              <w:tag w:val="goog_rdk_410"/>
            </w:sdtPr>
            <w:sdtContent>
              <w:ins w:author="Jennifer Manzanillo" w:id="108" w:date="2026-08-04T09:28:45Z"/>
              <w:sdt>
                <w:sdtPr>
                  <w:id w:val="-1669315009"/>
                  <w:tag w:val="goog_rdk_411"/>
                </w:sdtPr>
                <w:sdtContent>
                  <w:ins w:author="Jennifer Manzanillo" w:id="108" w:date="2026-08-04T09:28:45Z">
                    <w:r w:rsidDel="00000000" w:rsidR="00000000" w:rsidRPr="00000000">
                      <w:rPr>
                        <w:rFonts w:ascii="Times New Roman" w:cs="Times New Roman" w:eastAsia="Times New Roman" w:hAnsi="Times New Roman"/>
                        <w:b w:val="1"/>
                        <w:bCs w:val="1"/>
                        <w:sz w:val="32"/>
                        <w:szCs w:val="32"/>
                        <w:highlight w:val="yellow"/>
                        <w:rtl w:val="0"/>
                        <w:rPrChange w:author="Jennifer Manzanillo" w:id="107" w:date="2026-08-04T09:28:43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SALTWATER SLATE SWIMMING POOL </w:t>
                    </w:r>
                  </w:ins>
                </w:sdtContent>
              </w:sdt>
              <w:ins w:author="Jennifer Manzanillo" w:id="108" w:date="2026-08-04T09:28:45Z"/>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r>
          <w:sdt>
            <w:sdtPr>
              <w:id w:val="-422984682"/>
              <w:tag w:val="goog_rdk_412"/>
            </w:sdtPr>
            <w:sdtContent>
              <w:ins w:author="Jennifer Manzanillo" w:id="109" w:date="2026-08-04T09:29:17Z">
                <w:r w:rsidDel="00000000" w:rsidR="00000000" w:rsidRPr="00000000">
                  <w:rPr>
                    <w:rtl w:val="0"/>
                  </w:rPr>
                </w:r>
              </w:ins>
            </w:sdtContent>
          </w:sdt>
        </w:p>
      </w:sdtContent>
    </w:sdt>
    <w:sdt>
      <w:sdtPr>
        <w:id w:val="85375170"/>
        <w:tag w:val="goog_rdk_416"/>
      </w:sdtPr>
      <w:sdtContent>
        <w:p w:rsidR="00000000" w:rsidDel="00000000" w:rsidP="00000000" w:rsidRDefault="00000000" w:rsidRPr="00000000" w14:paraId="0000019B">
          <w:pPr>
            <w:spacing w:after="240" w:before="240" w:line="240" w:lineRule="auto"/>
            <w:rPr>
              <w:ins w:author="Jennifer Manzanillo" w:id="109" w:date="2026-08-04T09:29:17Z"/>
              <w:rFonts w:ascii="Times New Roman" w:cs="Times New Roman" w:eastAsia="Times New Roman" w:hAnsi="Times New Roman"/>
              <w:sz w:val="32"/>
              <w:szCs w:val="32"/>
              <w:rPrChange w:author="Jennifer Manzanillo" w:id="110" w:date="2026-08-04T09:29:1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957596435"/>
              <w:tag w:val="goog_rdk_414"/>
            </w:sdtPr>
            <w:sdtContent>
              <w:ins w:author="Jennifer Manzanillo" w:id="109" w:date="2026-08-04T09:29:17Z"/>
              <w:sdt>
                <w:sdtPr>
                  <w:id w:val="-260425555"/>
                  <w:tag w:val="goog_rdk_415"/>
                </w:sdtPr>
                <w:sdtContent>
                  <w:ins w:author="Jennifer Manzanillo" w:id="109" w:date="2026-08-04T09:29:17Z">
                    <w:r w:rsidDel="00000000" w:rsidR="00000000" w:rsidRPr="00000000">
                      <w:rPr>
                        <w:rFonts w:ascii="Times New Roman" w:cs="Times New Roman" w:eastAsia="Times New Roman" w:hAnsi="Times New Roman"/>
                        <w:sz w:val="32"/>
                        <w:szCs w:val="32"/>
                        <w:rtl w:val="0"/>
                        <w:rPrChange w:author="Jennifer Manzanillo" w:id="110" w:date="2026-08-04T09:29:1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Enjoy a moment of pure relaxation in our saltwater slate swimming pool. Naturally gentle on the skin, saltwater provides exceptional comfort while reducing the need for harsh chemicals, ensuring a healthier and more enjoyable swimming experience.</w:t>
                    </w:r>
                  </w:ins>
                </w:sdtContent>
              </w:sdt>
              <w:ins w:author="Jennifer Manzanillo" w:id="109" w:date="2026-08-04T09:29:17Z"/>
            </w:sdtContent>
          </w:sdt>
        </w:p>
      </w:sdtContent>
    </w:sdt>
    <w:sdt>
      <w:sdtPr>
        <w:id w:val="952007343"/>
        <w:tag w:val="goog_rdk_419"/>
      </w:sdtPr>
      <w:sdtContent>
        <w:p w:rsidR="00000000" w:rsidDel="00000000" w:rsidP="00000000" w:rsidRDefault="00000000" w:rsidRPr="00000000" w14:paraId="0000019C">
          <w:pPr>
            <w:spacing w:after="240" w:before="240" w:line="240" w:lineRule="auto"/>
            <w:rPr>
              <w:ins w:author="Jennifer Manzanillo" w:id="109" w:date="2026-08-04T09:29:17Z"/>
              <w:rFonts w:ascii="Times New Roman" w:cs="Times New Roman" w:eastAsia="Times New Roman" w:hAnsi="Times New Roman"/>
              <w:sz w:val="32"/>
              <w:szCs w:val="32"/>
              <w:rPrChange w:author="Jennifer Manzanillo" w:id="110" w:date="2026-08-04T09:29:1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32665664"/>
              <w:tag w:val="goog_rdk_417"/>
            </w:sdtPr>
            <w:sdtContent>
              <w:ins w:author="Jennifer Manzanillo" w:id="109" w:date="2026-08-04T09:29:17Z"/>
              <w:sdt>
                <w:sdtPr>
                  <w:id w:val="-2101030747"/>
                  <w:tag w:val="goog_rdk_418"/>
                </w:sdtPr>
                <w:sdtContent>
                  <w:ins w:author="Jennifer Manzanillo" w:id="109" w:date="2026-08-04T09:29:17Z">
                    <w:r w:rsidDel="00000000" w:rsidR="00000000" w:rsidRPr="00000000">
                      <w:rPr>
                        <w:rFonts w:ascii="Times New Roman" w:cs="Times New Roman" w:eastAsia="Times New Roman" w:hAnsi="Times New Roman"/>
                        <w:sz w:val="32"/>
                        <w:szCs w:val="32"/>
                        <w:rtl w:val="0"/>
                        <w:rPrChange w:author="Jennifer Manzanillo" w:id="110" w:date="2026-08-04T09:29:1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Harmoniously integrated into its natural environment, the pool and surrounding zen area invite you to unwind and refresh. Comfortable sun loungers await you for peaceful moments of relaxation and evening aperitifs.</w:t>
                    </w:r>
                  </w:ins>
                </w:sdtContent>
              </w:sdt>
              <w:ins w:author="Jennifer Manzanillo" w:id="109" w:date="2026-08-04T09:29:17Z"/>
            </w:sdtContent>
          </w:sdt>
        </w:p>
      </w:sdtContent>
    </w:sdt>
    <w:sdt>
      <w:sdtPr>
        <w:id w:val="-1805549401"/>
        <w:tag w:val="goog_rdk_423"/>
      </w:sdtPr>
      <w:sdtContent>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11" w:date="2026-08-04T09:19:07Z"/>
              <w:rFonts w:ascii="Times New Roman" w:cs="Times New Roman" w:eastAsia="Times New Roman" w:hAnsi="Times New Roman"/>
              <w:sz w:val="32"/>
              <w:szCs w:val="32"/>
              <w:rPrChange w:author="Jennifer Manzanillo" w:id="112" w:date="2026-08-04T09:19:0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146660147"/>
              <w:tag w:val="goog_rdk_421"/>
            </w:sdtPr>
            <w:sdtContent>
              <w:ins w:author="Jennifer Manzanillo" w:id="111" w:date="2026-08-04T09:19:07Z"/>
              <w:sdt>
                <w:sdtPr>
                  <w:id w:val="1409502958"/>
                  <w:tag w:val="goog_rdk_422"/>
                </w:sdtPr>
                <w:sdtContent>
                  <w:ins w:author="Jennifer Manzanillo" w:id="111" w:date="2026-08-04T09:19:07Z">
                    <w:r w:rsidDel="00000000" w:rsidR="00000000" w:rsidRPr="00000000">
                      <w:rPr>
                        <w:rtl w:val="0"/>
                      </w:rPr>
                    </w:r>
                  </w:ins>
                </w:sdtContent>
              </w:sdt>
              <w:ins w:author="Jennifer Manzanillo" w:id="111" w:date="2026-08-04T09:19:07Z"/>
            </w:sdtContent>
          </w:sdt>
        </w:p>
      </w:sdtContent>
    </w:sdt>
    <w:sdt>
      <w:sdtPr>
        <w:id w:val="-961220348"/>
        <w:tag w:val="goog_rdk_429"/>
      </w:sdtPr>
      <w:sdtContent>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11" w:date="2026-08-04T09:19:07Z"/>
              <w:rFonts w:ascii="Times New Roman" w:cs="Times New Roman" w:eastAsia="Times New Roman" w:hAnsi="Times New Roman"/>
              <w:sz w:val="32"/>
              <w:szCs w:val="32"/>
              <w:rPrChange w:author="Jennifer Manzanillo" w:id="112" w:date="2026-08-04T09:19:0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334558154"/>
              <w:tag w:val="goog_rdk_425"/>
            </w:sdtPr>
            <w:sdtContent>
              <w:del w:author="Jennifer Manzanillo" w:id="111" w:date="2026-08-04T09:19:07Z"/>
              <w:sdt>
                <w:sdtPr>
                  <w:id w:val="-985813625"/>
                  <w:tag w:val="goog_rdk_426"/>
                </w:sdtPr>
                <w:sdtContent>
                  <w:del w:author="Jennifer Manzanillo" w:id="111" w:date="2026-08-04T09:19:07Z">
                    <w:r w:rsidDel="00000000" w:rsidR="00000000" w:rsidRPr="00000000">
                      <w:rPr>
                        <w:rFonts w:ascii="Times New Roman" w:cs="Times New Roman" w:eastAsia="Times New Roman" w:hAnsi="Times New Roman"/>
                        <w:sz w:val="32"/>
                        <w:szCs w:val="32"/>
                        <w:rtl w:val="0"/>
                        <w:rPrChange w:author="Jennifer Manzanillo" w:id="112" w:date="2026-08-04T09:19:0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Enjoy a moment of relaxation in our saltwater slate swimming pool. (Salt water is gentle on the skin, providing a feeling of comfort while reducing the use of chemical products, for a more natural and enjoyable swimming experience.) Harmoniously integrated into its natural surroundings, the pool and its zen area invite you to unwind and refresh. Sun loungers await you for aperitifs and peaceful moments of relaxation.</w:delText>
                    </w:r>
                  </w:del>
                </w:sdtContent>
              </w:sdt>
              <w:del w:author="Jennifer Manzanillo" w:id="111" w:date="2026-08-04T09:19:07Z"/>
            </w:sdtContent>
          </w:sdt>
          <w:sdt>
            <w:sdtPr>
              <w:id w:val="-530542537"/>
              <w:tag w:val="goog_rdk_427"/>
            </w:sdtPr>
            <w:sdtContent>
              <w:ins w:author="Jennifer Manzanillo" w:id="111" w:date="2026-08-04T09:19:07Z"/>
              <w:sdt>
                <w:sdtPr>
                  <w:id w:val="-542441220"/>
                  <w:tag w:val="goog_rdk_428"/>
                </w:sdtPr>
                <w:sdtContent>
                  <w:ins w:author="Jennifer Manzanillo" w:id="111" w:date="2026-08-04T09:19:07Z">
                    <w:r w:rsidDel="00000000" w:rsidR="00000000" w:rsidRPr="00000000">
                      <w:rPr>
                        <w:rtl w:val="0"/>
                      </w:rPr>
                    </w:r>
                  </w:ins>
                </w:sdtContent>
              </w:sdt>
              <w:ins w:author="Jennifer Manzanillo" w:id="111" w:date="2026-08-04T09:19:07Z"/>
            </w:sdtContent>
          </w:sdt>
        </w:p>
      </w:sdtContent>
    </w:sdt>
    <w:sdt>
      <w:sdtPr>
        <w:id w:val="-1777497226"/>
        <w:tag w:val="goog_rdk_431"/>
      </w:sdtPr>
      <w:sdtContent>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Change w:author="Jennifer Manzanillo" w:id="112" w:date="2026-08-04T09:19:0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738469056"/>
              <w:tag w:val="goog_rdk_430"/>
            </w:sdtPr>
            <w:sdtContent>
              <w:r w:rsidDel="00000000" w:rsidR="00000000" w:rsidRPr="00000000">
                <w:rPr>
                  <w:rtl w:val="0"/>
                </w:rPr>
              </w:r>
            </w:sdtContent>
          </w:sdt>
        </w:p>
      </w:sdtContent>
    </w:sdt>
    <w:sdt>
      <w:sdtPr>
        <w:id w:val="-301205151"/>
        <w:tag w:val="goog_rdk_436"/>
      </w:sdtPr>
      <w:sdtContent>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13" w:date="2026-08-04T09:19:10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866497176"/>
              <w:tag w:val="goog_rdk_433"/>
            </w:sdtPr>
            <w:sdtContent>
              <w:del w:author="Jennifer Manzanillo" w:id="113" w:date="2026-08-04T09:19:10Z"/>
              <w:sdt>
                <w:sdtPr>
                  <w:id w:val="1575760938"/>
                  <w:tag w:val="goog_rdk_434"/>
                </w:sdtPr>
                <w:sdtContent>
                  <w:commentRangeStart w:id="7"/>
                </w:sdtContent>
              </w:sdt>
              <w:del w:author="Jennifer Manzanillo" w:id="113" w:date="2026-08-04T09:19:10Z">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yellow"/>
                    <w:u w:val="none"/>
                    <w:vertAlign w:val="baseline"/>
                    <w:rtl w:val="0"/>
                  </w:rPr>
                  <w:delText xml:space="preserve">MASSAGES &amp; WELLNESS</w:delTex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delText xml:space="preserve">Treat yourself to a moment of pure relaxation with our soothing massages. Back, foot, or full-body treatments… our massages are designed to release tension, reduce stress, and revitalize both body and mind. Our treatments are performed using our homemade oils made with katrafay, Ravintsara, rosemary, and other natural ingredients, offering a truly relaxing and aromatic experience.</w:delText>
                </w:r>
              </w:del>
            </w:sdtContent>
          </w:sdt>
          <w:sdt>
            <w:sdtPr>
              <w:id w:val="-1983347948"/>
              <w:tag w:val="goog_rdk_435"/>
            </w:sdtPr>
            <w:sdtContent>
              <w:ins w:author="Jennifer Manzanillo" w:id="113" w:date="2026-08-04T09:19:10Z">
                <w:commentRangeEnd w:id="7"/>
                <w:r w:rsidDel="00000000" w:rsidR="00000000" w:rsidRPr="00000000">
                  <w:commentReference w:id="7"/>
                </w:r>
                <w:r w:rsidDel="00000000" w:rsidR="00000000" w:rsidRPr="00000000">
                  <w:rPr>
                    <w:rtl w:val="0"/>
                  </w:rPr>
                </w:r>
              </w:ins>
            </w:sdtContent>
          </w:sdt>
        </w:p>
      </w:sdtContent>
    </w:sdt>
    <w:sdt>
      <w:sdtPr>
        <w:id w:val="445407029"/>
        <w:tag w:val="goog_rdk_438"/>
      </w:sdtPr>
      <w:sdtContent>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Change w:author="Jennifer Manzanillo" w:id="114" w:date="2026-08-04T09:19:10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429620117"/>
              <w:tag w:val="goog_rdk_437"/>
            </w:sdtPr>
            <w:sdtContent>
              <w:r w:rsidDel="00000000" w:rsidR="00000000" w:rsidRPr="00000000">
                <w:rPr>
                  <w:rtl w:val="0"/>
                </w:rPr>
              </w:r>
            </w:sdtContent>
          </w:sdt>
        </w:p>
      </w:sdtContent>
    </w:sdt>
    <w:sdt>
      <w:sdtPr>
        <w:id w:val="-609286183"/>
        <w:tag w:val="goog_rdk_441"/>
      </w:sdtPr>
      <w:sdtContent>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15" w:date="2026-08-04T09:32:20Z"/>
              <w:rFonts w:ascii="Times New Roman" w:cs="Times New Roman" w:eastAsia="Times New Roman" w:hAnsi="Times New Roman"/>
              <w:sz w:val="32"/>
              <w:szCs w:val="32"/>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yellow"/>
              <w:u w:val="none"/>
              <w:vertAlign w:val="baseline"/>
              <w:rtl w:val="0"/>
            </w:rPr>
            <w:t xml:space="preserve">SAHAMBAVY TEA PLANTATION</w:t>
          </w:r>
          <w:sdt>
            <w:sdtPr>
              <w:id w:val="-556197626"/>
              <w:tag w:val="goog_rdk_439"/>
            </w:sdtPr>
            <w:sdtContent>
              <w:ins w:author="Jennifer Manzanillo" w:id="115" w:date="2026-08-04T09:32:20Z"/>
              <w:sdt>
                <w:sdtPr>
                  <w:id w:val="-185145097"/>
                  <w:tag w:val="goog_rdk_440"/>
                </w:sdtPr>
                <w:sdtContent>
                  <w:ins w:author="Jennifer Manzanillo" w:id="115" w:date="2026-08-04T09:32:20Z">
                    <w:r w:rsidDel="00000000" w:rsidR="00000000" w:rsidRPr="00000000">
                      <w:rPr>
                        <w:rtl w:val="0"/>
                      </w:rPr>
                    </w:r>
                  </w:ins>
                </w:sdtContent>
              </w:sdt>
              <w:ins w:author="Jennifer Manzanillo" w:id="115" w:date="2026-08-04T09:32:20Z"/>
            </w:sdtContent>
          </w:sdt>
        </w:p>
      </w:sdtContent>
    </w:sdt>
    <w:sdt>
      <w:sdtPr>
        <w:id w:val="-365904208"/>
        <w:tag w:val="goog_rdk_444"/>
      </w:sdtPr>
      <w:sdtContent>
        <w:p w:rsidR="00000000" w:rsidDel="00000000" w:rsidP="00000000" w:rsidRDefault="00000000" w:rsidRPr="00000000" w14:paraId="000001A3">
          <w:pPr>
            <w:spacing w:after="240" w:before="240" w:line="240" w:lineRule="auto"/>
            <w:rPr>
              <w:ins w:author="Jennifer Manzanillo" w:id="115" w:date="2026-08-04T09:32:20Z"/>
              <w:rFonts w:ascii="Times New Roman" w:cs="Times New Roman" w:eastAsia="Times New Roman" w:hAnsi="Times New Roman"/>
              <w:sz w:val="32"/>
              <w:szCs w:val="32"/>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755283884"/>
              <w:tag w:val="goog_rdk_442"/>
            </w:sdtPr>
            <w:sdtContent>
              <w:ins w:author="Jennifer Manzanillo" w:id="115" w:date="2026-08-04T09:32:20Z"/>
              <w:sdt>
                <w:sdtPr>
                  <w:id w:val="-1712174233"/>
                  <w:tag w:val="goog_rdk_443"/>
                </w:sdtPr>
                <w:sdtContent>
                  <w:ins w:author="Jennifer Manzanillo" w:id="115" w:date="2026-08-04T09:32:20Z">
                    <w:r w:rsidDel="00000000" w:rsidR="00000000" w:rsidRPr="00000000">
                      <w:rPr>
                        <w:rFonts w:ascii="Times New Roman" w:cs="Times New Roman" w:eastAsia="Times New Roman" w:hAnsi="Times New Roman"/>
                        <w:sz w:val="32"/>
                        <w:szCs w:val="32"/>
                        <w:rtl w:val="0"/>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If tea is a legendary beverage, its story naturally begins with a legend.</w:t>
                    </w:r>
                  </w:ins>
                </w:sdtContent>
              </w:sdt>
              <w:ins w:author="Jennifer Manzanillo" w:id="115" w:date="2026-08-04T09:32:20Z"/>
            </w:sdtContent>
          </w:sdt>
        </w:p>
      </w:sdtContent>
    </w:sdt>
    <w:sdt>
      <w:sdtPr>
        <w:id w:val="1800565437"/>
        <w:tag w:val="goog_rdk_449"/>
      </w:sdtPr>
      <w:sdtContent>
        <w:p w:rsidR="00000000" w:rsidDel="00000000" w:rsidP="00000000" w:rsidRDefault="00000000" w:rsidRPr="00000000" w14:paraId="000001A4">
          <w:pPr>
            <w:spacing w:after="240" w:before="240" w:line="240" w:lineRule="auto"/>
            <w:rPr>
              <w:ins w:author="Jennifer Manzanillo" w:id="115" w:date="2026-08-04T09:32:20Z"/>
              <w:rFonts w:ascii="Times New Roman" w:cs="Times New Roman" w:eastAsia="Times New Roman" w:hAnsi="Times New Roman"/>
              <w:sz w:val="32"/>
              <w:szCs w:val="32"/>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1221426979"/>
              <w:tag w:val="goog_rdk_445"/>
            </w:sdtPr>
            <w:sdtContent>
              <w:ins w:author="Jennifer Manzanillo" w:id="115" w:date="2026-08-04T09:32:20Z"/>
              <w:sdt>
                <w:sdtPr>
                  <w:id w:val="727472437"/>
                  <w:tag w:val="goog_rdk_446"/>
                </w:sdtPr>
                <w:sdtContent>
                  <w:ins w:author="Jennifer Manzanillo" w:id="115" w:date="2026-08-04T09:32:20Z">
                    <w:r w:rsidDel="00000000" w:rsidR="00000000" w:rsidRPr="00000000">
                      <w:rPr>
                        <w:rFonts w:ascii="Times New Roman" w:cs="Times New Roman" w:eastAsia="Times New Roman" w:hAnsi="Times New Roman"/>
                        <w:sz w:val="32"/>
                        <w:szCs w:val="32"/>
                        <w:rtl w:val="0"/>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As the second most consumed beverage in the world after water, tea has enjoyed global recognition for millennia. It all began in 2737 BC when, according to legend, leaves from a </w:t>
                    </w:r>
                  </w:ins>
                </w:sdtContent>
              </w:sdt>
              <w:ins w:author="Jennifer Manzanillo" w:id="115" w:date="2026-08-04T09:32:20Z">
                <w:sdt>
                  <w:sdtPr>
                    <w:id w:val="1067956891"/>
                    <w:tag w:val="goog_rdk_447"/>
                  </w:sdtPr>
                  <w:sdtContent>
                    <w:r w:rsidDel="00000000" w:rsidR="00000000" w:rsidRPr="00000000">
                      <w:rPr>
                        <w:rFonts w:ascii="Times New Roman" w:cs="Times New Roman" w:eastAsia="Times New Roman" w:hAnsi="Times New Roman"/>
                        <w:i w:val="1"/>
                        <w:iCs w:val="1"/>
                        <w:sz w:val="32"/>
                        <w:szCs w:val="32"/>
                        <w:rtl w:val="0"/>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Camellia sinensis</w:t>
                    </w:r>
                  </w:sdtContent>
                </w:sdt>
                <w:sdt>
                  <w:sdtPr>
                    <w:id w:val="-553168211"/>
                    <w:tag w:val="goog_rdk_448"/>
                  </w:sdtPr>
                  <w:sdtContent>
                    <w:r w:rsidDel="00000000" w:rsidR="00000000" w:rsidRPr="00000000">
                      <w:rPr>
                        <w:rFonts w:ascii="Times New Roman" w:cs="Times New Roman" w:eastAsia="Times New Roman" w:hAnsi="Times New Roman"/>
                        <w:sz w:val="32"/>
                        <w:szCs w:val="32"/>
                        <w:rtl w:val="0"/>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plant fell into boiling water belonging to Chinese emperor and herbalist Shen Nong. Delighted by the infusion, he embraced the new drink, which quickly became a cornerstone of Chinese culture.</w:t>
                    </w:r>
                  </w:sdtContent>
                </w:sdt>
              </w:ins>
            </w:sdtContent>
          </w:sdt>
        </w:p>
      </w:sdtContent>
    </w:sdt>
    <w:sdt>
      <w:sdtPr>
        <w:id w:val="-128020672"/>
        <w:tag w:val="goog_rdk_452"/>
      </w:sdtPr>
      <w:sdtContent>
        <w:p w:rsidR="00000000" w:rsidDel="00000000" w:rsidP="00000000" w:rsidRDefault="00000000" w:rsidRPr="00000000" w14:paraId="000001A5">
          <w:pPr>
            <w:spacing w:after="240" w:before="240" w:line="240" w:lineRule="auto"/>
            <w:rPr>
              <w:ins w:author="Jennifer Manzanillo" w:id="115" w:date="2026-08-04T09:32:20Z"/>
              <w:rFonts w:ascii="Times New Roman" w:cs="Times New Roman" w:eastAsia="Times New Roman" w:hAnsi="Times New Roman"/>
              <w:sz w:val="32"/>
              <w:szCs w:val="32"/>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1830238015"/>
              <w:tag w:val="goog_rdk_450"/>
            </w:sdtPr>
            <w:sdtContent>
              <w:ins w:author="Jennifer Manzanillo" w:id="115" w:date="2026-08-04T09:32:20Z"/>
              <w:sdt>
                <w:sdtPr>
                  <w:id w:val="573155688"/>
                  <w:tag w:val="goog_rdk_451"/>
                </w:sdtPr>
                <w:sdtContent>
                  <w:ins w:author="Jennifer Manzanillo" w:id="115" w:date="2026-08-04T09:32:20Z">
                    <w:r w:rsidDel="00000000" w:rsidR="00000000" w:rsidRPr="00000000">
                      <w:rPr>
                        <w:rFonts w:ascii="Times New Roman" w:cs="Times New Roman" w:eastAsia="Times New Roman" w:hAnsi="Times New Roman"/>
                        <w:sz w:val="32"/>
                        <w:szCs w:val="32"/>
                        <w:rtl w:val="0"/>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Tea was introduced to Madagascar during the early 20th century to diversify agricultural production in the Highlands. Plants were imported from Asia and Réunion Island, acclimating perfectly to the favorable microclimate of Sahambavy.</w:t>
                    </w:r>
                  </w:ins>
                </w:sdtContent>
              </w:sdt>
              <w:ins w:author="Jennifer Manzanillo" w:id="115" w:date="2026-08-04T09:32:20Z"/>
            </w:sdtContent>
          </w:sdt>
        </w:p>
      </w:sdtContent>
    </w:sdt>
    <w:sdt>
      <w:sdtPr>
        <w:id w:val="727017075"/>
        <w:tag w:val="goog_rdk_459"/>
      </w:sdtPr>
      <w:sdtContent>
        <w:p w:rsidR="00000000" w:rsidDel="00000000" w:rsidP="00000000" w:rsidRDefault="00000000" w:rsidRPr="00000000" w14:paraId="000001A6">
          <w:pPr>
            <w:spacing w:after="240" w:before="240" w:line="240" w:lineRule="auto"/>
            <w:rPr>
              <w:ins w:author="Jennifer Manzanillo" w:id="115" w:date="2026-08-04T09:32:20Z"/>
              <w:rFonts w:ascii="Times New Roman" w:cs="Times New Roman" w:eastAsia="Times New Roman" w:hAnsi="Times New Roman"/>
              <w:sz w:val="32"/>
              <w:szCs w:val="32"/>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1783419707"/>
              <w:tag w:val="goog_rdk_453"/>
            </w:sdtPr>
            <w:sdtContent>
              <w:ins w:author="Jennifer Manzanillo" w:id="115" w:date="2026-08-04T09:32:20Z"/>
              <w:sdt>
                <w:sdtPr>
                  <w:id w:val="-1206545470"/>
                  <w:tag w:val="goog_rdk_454"/>
                </w:sdtPr>
                <w:sdtContent>
                  <w:ins w:author="Jennifer Manzanillo" w:id="115" w:date="2026-08-04T09:32:20Z">
                    <w:r w:rsidDel="00000000" w:rsidR="00000000" w:rsidRPr="00000000">
                      <w:rPr>
                        <w:rFonts w:ascii="Times New Roman" w:cs="Times New Roman" w:eastAsia="Times New Roman" w:hAnsi="Times New Roman"/>
                        <w:sz w:val="32"/>
                        <w:szCs w:val="32"/>
                        <w:rtl w:val="0"/>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The name </w:t>
                    </w:r>
                  </w:ins>
                </w:sdtContent>
              </w:sdt>
              <w:ins w:author="Jennifer Manzanillo" w:id="115" w:date="2026-08-04T09:32:20Z">
                <w:sdt>
                  <w:sdtPr>
                    <w:id w:val="-494557647"/>
                    <w:tag w:val="goog_rdk_455"/>
                  </w:sdtPr>
                  <w:sdtContent>
                    <w:r w:rsidDel="00000000" w:rsidR="00000000" w:rsidRPr="00000000">
                      <w:rPr>
                        <w:rFonts w:ascii="Times New Roman" w:cs="Times New Roman" w:eastAsia="Times New Roman" w:hAnsi="Times New Roman"/>
                        <w:i w:val="1"/>
                        <w:iCs w:val="1"/>
                        <w:sz w:val="32"/>
                        <w:szCs w:val="32"/>
                        <w:rtl w:val="0"/>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Sahambavy</w:t>
                    </w:r>
                  </w:sdtContent>
                </w:sdt>
                <w:sdt>
                  <w:sdtPr>
                    <w:id w:val="-67896548"/>
                    <w:tag w:val="goog_rdk_456"/>
                  </w:sdtPr>
                  <w:sdtContent>
                    <w:r w:rsidDel="00000000" w:rsidR="00000000" w:rsidRPr="00000000">
                      <w:rPr>
                        <w:rFonts w:ascii="Times New Roman" w:cs="Times New Roman" w:eastAsia="Times New Roman" w:hAnsi="Times New Roman"/>
                        <w:sz w:val="32"/>
                        <w:szCs w:val="32"/>
                        <w:rtl w:val="0"/>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means </w:t>
                    </w:r>
                  </w:sdtContent>
                </w:sdt>
                <w:sdt>
                  <w:sdtPr>
                    <w:id w:val="413775817"/>
                    <w:tag w:val="goog_rdk_457"/>
                  </w:sdtPr>
                  <w:sdtContent>
                    <w:r w:rsidDel="00000000" w:rsidR="00000000" w:rsidRPr="00000000">
                      <w:rPr>
                        <w:rFonts w:ascii="Times New Roman" w:cs="Times New Roman" w:eastAsia="Times New Roman" w:hAnsi="Times New Roman"/>
                        <w:sz w:val="32"/>
                        <w:szCs w:val="32"/>
                        <w:rtl w:val="0"/>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“fields of women”</w:t>
                    </w:r>
                  </w:sdtContent>
                </w:sdt>
                <w:sdt>
                  <w:sdtPr>
                    <w:id w:val="1623848184"/>
                    <w:tag w:val="goog_rdk_458"/>
                  </w:sdtPr>
                  <w:sdtContent>
                    <w:r w:rsidDel="00000000" w:rsidR="00000000" w:rsidRPr="00000000">
                      <w:rPr>
                        <w:rFonts w:ascii="Times New Roman" w:cs="Times New Roman" w:eastAsia="Times New Roman" w:hAnsi="Times New Roman"/>
                        <w:sz w:val="32"/>
                        <w:szCs w:val="32"/>
                        <w:rtl w:val="0"/>
                        <w:rPrChange w:author="Jennifer Manzanillo" w:id="116" w:date="2026-08-04T09:32:20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in Malagasy, highlighting the vital role local women play in manual tea picking. Located adjacent to Lac Hôtel Sahambavy, the plantation is a unique local attraction. Guided visits to the tea factory can be reserved at our hotel reception.</w:t>
                    </w:r>
                  </w:sdtContent>
                </w:sdt>
              </w:ins>
            </w:sdtContent>
          </w:sdt>
        </w:p>
      </w:sdtContent>
    </w:sdt>
    <w:sdt>
      <w:sdtPr>
        <w:id w:val="759752717"/>
        <w:tag w:val="goog_rdk_463"/>
      </w:sdtPr>
      <w:sdtContent>
        <w:p w:rsidR="00000000" w:rsidDel="00000000" w:rsidP="00000000" w:rsidRDefault="00000000" w:rsidRPr="00000000" w14:paraId="000001A7">
          <w:pPr>
            <w:spacing w:after="240" w:before="240" w:line="240" w:lineRule="auto"/>
            <w:rPr>
              <w:del w:author="Jennifer Manzanillo" w:id="115" w:date="2026-08-04T09:32:20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Change w:author="Jennifer Manzanillo" w:id="0" w:date="2026-08-04T09:32:20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74397994"/>
              <w:tag w:val="goog_rdk_461"/>
            </w:sdtPr>
            <w:sdtContent>
              <w:del w:author="Jennifer Manzanillo" w:id="115" w:date="2026-08-04T09:32:20Z"/>
              <w:sdt>
                <w:sdtPr>
                  <w:id w:val="-1473446720"/>
                  <w:tag w:val="goog_rdk_462"/>
                </w:sdtPr>
                <w:sdtContent>
                  <w:del w:author="Jennifer Manzanillo" w:id="115" w:date="2026-08-04T09:32:20Z">
                    <w:r w:rsidDel="00000000" w:rsidR="00000000" w:rsidRPr="00000000">
                      <w:rPr>
                        <w:rFonts w:ascii="Times New Roman" w:cs="Times New Roman" w:eastAsia="Times New Roman" w:hAnsi="Times New Roman"/>
                        <w:sz w:val="32"/>
                        <w:szCs w:val="32"/>
                        <w:rtl w:val="0"/>
                        <w:rPrChange w:author="Jennifer Manzanillo" w:id="116" w:date="2026-08-04T09:32:20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br w:type="textWrapping"/>
                    </w:r>
                  </w:del>
                </w:sdtContent>
              </w:sdt>
              <w:del w:author="Jennifer Manzanillo" w:id="115" w:date="2026-08-04T09:32:20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If tea is a legendary beverage, then its story must begin with a legend — and indeed, it does.</w:delText>
                </w:r>
              </w:del>
            </w:sdtContent>
          </w:sdt>
        </w:p>
      </w:sdtContent>
    </w:sdt>
    <w:sdt>
      <w:sdtPr>
        <w:id w:val="870937398"/>
        <w:tag w:val="goog_rdk_465"/>
      </w:sdtPr>
      <w:sdtContent>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15" w:date="2026-08-04T09:32:20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148366424"/>
              <w:tag w:val="goog_rdk_464"/>
            </w:sdtPr>
            <w:sdtContent>
              <w:del w:author="Jennifer Manzanillo" w:id="115" w:date="2026-08-04T09:32:20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As the second most consumed beverage in the world (after water), tea has enjoyed worldwide recognition for centuries. But where did it all begin? Let us travel back in time to 2737 BC: according to legend, leaves from the Camellia sinensis plant accidentally fell into a pot of boiling water belonging to the Chinese emperor and herbalist Shen Nong. Impressed by the infusion created, he quickly embraced this new drink, which later became an essential part of Chinese culture.</w:delText>
                </w:r>
              </w:del>
            </w:sdtContent>
          </w:sdt>
        </w:p>
      </w:sdtContent>
    </w:sdt>
    <w:sdt>
      <w:sdtPr>
        <w:id w:val="597868608"/>
        <w:tag w:val="goog_rdk_467"/>
      </w:sdtPr>
      <w:sdtContent>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15" w:date="2026-08-04T09:32:20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1989706020"/>
              <w:tag w:val="goog_rdk_466"/>
            </w:sdtPr>
            <w:sdtContent>
              <w:del w:author="Jennifer Manzanillo" w:id="115" w:date="2026-08-04T09:32:20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Tea arrived in Madagascar mainly during the French colonial period. From the beginning of the 20th century, colonial authorities introduced tea cultivation in the Malagasy Highlands to diversify agricultural production. Tea plants (Camellia sinensis) were imported from Asia (particularly from Réunion Island and other tea-producing regions) and acclimatized in areas with favorable climates, such as Sahambavy.</w:delText>
                </w:r>
              </w:del>
            </w:sdtContent>
          </w:sdt>
        </w:p>
      </w:sdtContent>
    </w:sdt>
    <w:sdt>
      <w:sdtPr>
        <w:id w:val="306921414"/>
        <w:tag w:val="goog_rdk_471"/>
      </w:sdtPr>
      <w:sdtContent>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17" w:date="2026-08-04T09:32:14Z"/>
              <w:del w:author="Jennifer Manzanillo" w:id="115" w:date="2026-08-04T09:32:20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38750356"/>
              <w:tag w:val="goog_rdk_468"/>
            </w:sdtPr>
            <w:sdtContent>
              <w:del w:author="Jennifer Manzanillo" w:id="115" w:date="2026-08-04T09:32:20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The name Sahambavy means “fields of women” in Malagasy, highlighting the important role of women in manual tea picking. Located near Lac Hôtel Sahambavy, the plantation has become a must-see tourist attraction. A visit to the tea factory is available upon reservation through the hotel reception.</w:delText>
                </w:r>
              </w:del>
            </w:sdtContent>
          </w:sdt>
          <w:sdt>
            <w:sdtPr>
              <w:id w:val="-1231621423"/>
              <w:tag w:val="goog_rdk_469"/>
            </w:sdtPr>
            <w:sdtContent>
              <w:ins w:author="Jennifer Manzanillo" w:id="117" w:date="2026-08-04T09:32:14Z">
                <w:sdt>
                  <w:sdtPr>
                    <w:id w:val="38931691"/>
                    <w:tag w:val="goog_rdk_470"/>
                  </w:sdtPr>
                  <w:sdtContent>
                    <w:del w:author="Jennifer Manzanillo" w:id="115" w:date="2026-08-04T09:32:20Z">
                      <w:r w:rsidDel="00000000" w:rsidR="00000000" w:rsidRPr="00000000">
                        <w:rPr>
                          <w:rtl w:val="0"/>
                        </w:rPr>
                      </w:r>
                    </w:del>
                  </w:sdtContent>
                </w:sdt>
              </w:ins>
            </w:sdtContent>
          </w:sdt>
        </w:p>
      </w:sdtContent>
    </w:sdt>
    <w:sdt>
      <w:sdtPr>
        <w:id w:val="-1112593493"/>
        <w:tag w:val="goog_rdk_473"/>
      </w:sdtPr>
      <w:sdtContent>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Change w:author="Jennifer Manzanillo" w:id="118" w:date="2026-08-04T09:32:1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524322393"/>
              <w:tag w:val="goog_rdk_472"/>
            </w:sdtPr>
            <w:sdtContent>
              <w:r w:rsidDel="00000000" w:rsidR="00000000" w:rsidRPr="00000000">
                <w:rPr>
                  <w:rtl w:val="0"/>
                </w:rPr>
              </w:r>
            </w:sdtContent>
          </w:sdt>
        </w:p>
      </w:sdtContent>
    </w:sdt>
    <w:sdt>
      <w:sdtPr>
        <w:id w:val="-204537272"/>
        <w:tag w:val="goog_rdk_478"/>
      </w:sdtPr>
      <w:sdtContent>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19" w:date="2026-08-04T09:36:45Z"/>
              <w:rFonts w:ascii="Times New Roman" w:cs="Times New Roman" w:eastAsia="Times New Roman" w:hAnsi="Times New Roman"/>
              <w:b w:val="0"/>
              <w:bCs w:val="0"/>
              <w:i w:val="0"/>
              <w:iCs w:val="0"/>
              <w:smallCaps w:val="0"/>
              <w:strike w:val="0"/>
              <w:color w:val="000000"/>
              <w:sz w:val="32"/>
              <w:szCs w:val="32"/>
              <w:highlight w:val="yellow"/>
              <w:u w:val="none"/>
              <w:vertAlign w:val="baseline"/>
            </w:rPr>
          </w:pPr>
          <w:sdt>
            <w:sdtPr>
              <w:id w:val="534377987"/>
              <w:tag w:val="goog_rdk_475"/>
            </w:sdtPr>
            <w:sdtContent>
              <w:ins w:author="Jennifer Manzanillo" w:id="119" w:date="2026-08-04T09:36:45Z"/>
              <w:sdt>
                <w:sdtPr>
                  <w:id w:val="2031418869"/>
                  <w:tag w:val="goog_rdk_476"/>
                </w:sdtPr>
                <w:sdtContent>
                  <w:ins w:author="Jennifer Manzanillo" w:id="119" w:date="2026-08-04T09:36:45Z">
                    <w:r w:rsidDel="00000000" w:rsidR="00000000" w:rsidRPr="00000000">
                      <w:rPr>
                        <w:rFonts w:ascii="Times New Roman" w:cs="Times New Roman" w:eastAsia="Times New Roman" w:hAnsi="Times New Roman"/>
                        <w:sz w:val="32"/>
                        <w:szCs w:val="32"/>
                        <w:highlight w:val="yellow"/>
                        <w:rtl w:val="0"/>
                        <w:rPrChange w:author="Jennifer Manzanillo" w:id="120" w:date="2026-08-04T09:36:45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COME FIND US (Our Location) </w:t>
                    </w:r>
                  </w:ins>
                </w:sdtContent>
              </w:sdt>
              <w:ins w:author="Jennifer Manzanillo" w:id="119" w:date="2026-08-04T09:36:45Z"/>
            </w:sdtContent>
          </w:sdt>
          <w:sdt>
            <w:sdtPr>
              <w:id w:val="1263460805"/>
              <w:tag w:val="goog_rdk_477"/>
            </w:sdtPr>
            <w:sdtContent>
              <w:del w:author="Jennifer Manzanillo" w:id="119" w:date="2026-08-04T09:36:45Z">
                <w:r w:rsidDel="00000000" w:rsidR="00000000" w:rsidRPr="00000000">
                  <w:rPr>
                    <w:rFonts w:ascii="Times New Roman" w:cs="Times New Roman" w:eastAsia="Times New Roman" w:hAnsi="Times New Roman"/>
                    <w:b w:val="0"/>
                    <w:bCs w:val="0"/>
                    <w:i w:val="0"/>
                    <w:iCs w:val="0"/>
                    <w:smallCaps w:val="0"/>
                    <w:strike w:val="0"/>
                    <w:color w:val="000000"/>
                    <w:sz w:val="32"/>
                    <w:szCs w:val="32"/>
                    <w:highlight w:val="yellow"/>
                    <w:u w:val="none"/>
                    <w:vertAlign w:val="baseline"/>
                    <w:rtl w:val="0"/>
                  </w:rPr>
                  <w:delText xml:space="preserve">CONTACT US</w:delText>
                </w:r>
              </w:del>
            </w:sdtContent>
          </w:sdt>
        </w:p>
      </w:sdtContent>
    </w:sdt>
    <w:sdt>
      <w:sdtPr>
        <w:id w:val="829766454"/>
        <w:tag w:val="goog_rdk_502"/>
      </w:sdtPr>
      <w:sdtContent>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24" w:date="2026-08-04T09:37:35Z"/>
              <w:rFonts w:ascii="Times New Roman" w:cs="Times New Roman" w:eastAsia="Times New Roman" w:hAnsi="Times New Roman"/>
              <w:b w:val="1"/>
              <w:bCs w:val="1"/>
              <w:sz w:val="30"/>
              <w:szCs w:val="3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200504044"/>
              <w:tag w:val="goog_rdk_479"/>
            </w:sdtPr>
            <w:sdtContent>
              <w:del w:author="Jennifer Manzanillo" w:id="119" w:date="2026-08-04T09:36:45Z">
                <w:r w:rsidDel="00000000" w:rsidR="00000000" w:rsidRPr="00000000">
                  <w:rPr>
                    <w:rFonts w:ascii="Times New Roman" w:cs="Times New Roman" w:eastAsia="Times New Roman" w:hAnsi="Times New Roman"/>
                    <w:b w:val="0"/>
                    <w:bCs w:val="0"/>
                    <w:i w:val="0"/>
                    <w:iCs w:val="0"/>
                    <w:smallCaps w:val="0"/>
                    <w:strike w:val="0"/>
                    <w:color w:val="000000"/>
                    <w:sz w:val="32"/>
                    <w:szCs w:val="32"/>
                    <w:highlight w:val="yellow"/>
                    <w:u w:val="none"/>
                    <w:vertAlign w:val="baseline"/>
                    <w:rtl w:val="0"/>
                  </w:rPr>
                  <w:delText xml:space="preserve">LOCATION</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t xml:space="preserve">•</w:t>
          </w:r>
          <w:sdt>
            <w:sdtPr>
              <w:id w:val="-1725954337"/>
              <w:tag w:val="goog_rdk_480"/>
            </w:sdtPr>
            <w:sdtContent>
              <w:ins w:author="Jennifer Manzanillo" w:id="121" w:date="2026-08-04T09:33:12Z"/>
              <w:sdt>
                <w:sdtPr>
                  <w:id w:val="-660369540"/>
                  <w:tag w:val="goog_rdk_481"/>
                </w:sdtPr>
                <w:sdtContent>
                  <w:ins w:author="Jennifer Manzanillo" w:id="121" w:date="2026-08-04T09:33:12Z">
                    <w:r w:rsidDel="00000000" w:rsidR="00000000" w:rsidRPr="00000000">
                      <w:rPr>
                        <w:rFonts w:ascii="Times New Roman" w:cs="Times New Roman" w:eastAsia="Times New Roman" w:hAnsi="Times New Roman"/>
                        <w:b w:val="1"/>
                        <w:bCs w:val="1"/>
                        <w:sz w:val="30"/>
                        <w:szCs w:val="30"/>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By Train:</w:t>
                    </w:r>
                  </w:ins>
                </w:sdtContent>
              </w:sdt>
              <w:ins w:author="Jennifer Manzanillo" w:id="121" w:date="2026-08-04T09:33:12Z">
                <w:sdt>
                  <w:sdtPr>
                    <w:id w:val="-1646308652"/>
                    <w:tag w:val="goog_rdk_482"/>
                  </w:sdtPr>
                  <w:sdtContent>
                    <w:r w:rsidDel="00000000" w:rsidR="00000000" w:rsidRPr="00000000">
                      <w:rPr>
                        <w:rFonts w:ascii="Times New Roman" w:cs="Times New Roman" w:eastAsia="Times New Roman" w:hAnsi="Times New Roman"/>
                        <w:sz w:val="30"/>
                        <w:szCs w:val="30"/>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 The hotel is located just a </w:t>
                    </w:r>
                  </w:sdtContent>
                </w:sdt>
                <w:sdt>
                  <w:sdtPr>
                    <w:id w:val="2069444787"/>
                    <w:tag w:val="goog_rdk_483"/>
                  </w:sdtPr>
                  <w:sdtContent>
                    <w:r w:rsidDel="00000000" w:rsidR="00000000" w:rsidRPr="00000000">
                      <w:rPr>
                        <w:rFonts w:ascii="Times New Roman" w:cs="Times New Roman" w:eastAsia="Times New Roman" w:hAnsi="Times New Roman"/>
                        <w:b w:val="1"/>
                        <w:bCs w:val="1"/>
                        <w:sz w:val="30"/>
                        <w:szCs w:val="30"/>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2-minute walk</w:t>
                    </w:r>
                  </w:sdtContent>
                </w:sdt>
                <w:sdt>
                  <w:sdtPr>
                    <w:id w:val="1242747654"/>
                    <w:tag w:val="goog_rdk_484"/>
                  </w:sdtPr>
                  <w:sdtContent>
                    <w:r w:rsidDel="00000000" w:rsidR="00000000" w:rsidRPr="00000000">
                      <w:rPr>
                        <w:rFonts w:ascii="Times New Roman" w:cs="Times New Roman" w:eastAsia="Times New Roman" w:hAnsi="Times New Roman"/>
                        <w:sz w:val="30"/>
                        <w:szCs w:val="30"/>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 from the Sahambavy Railway Station, directly on the historic Fianarantsoa–Manakara (FCE) line. </w:t>
                    </w:r>
                  </w:sdtContent>
                </w:sdt>
              </w:ins>
            </w:sdtContent>
          </w:sdt>
          <w:sdt>
            <w:sdtPr>
              <w:id w:val="-39678347"/>
              <w:tag w:val="goog_rdk_485"/>
            </w:sdtPr>
            <w:sdtContent>
              <w:del w:author="Jennifer Manzanillo" w:id="121" w:date="2026-08-04T09:33:12Z"/>
              <w:sdt>
                <w:sdtPr>
                  <w:id w:val="2118928690"/>
                  <w:tag w:val="goog_rdk_486"/>
                </w:sdtPr>
                <w:sdtContent>
                  <w:del w:author="Jennifer Manzanillo" w:id="121" w:date="2026-08-04T09:33:12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 </w:delText>
                    </w:r>
                  </w:del>
                </w:sdtContent>
              </w:sdt>
              <w:del w:author="Jennifer Manzanillo" w:id="121" w:date="2026-08-04T09:33:12Z"/>
            </w:sdtContent>
          </w:sdt>
          <w:sdt>
            <w:sdtPr>
              <w:id w:val="585444337"/>
              <w:tag w:val="goog_rdk_487"/>
            </w:sdtPr>
            <w:sdtContent>
              <w:ins w:author="Jennifer Manzanillo" w:id="123" w:date="2026-08-04T09:33:02Z">
                <w:sdt>
                  <w:sdtPr>
                    <w:id w:val="139131495"/>
                    <w:tag w:val="goog_rdk_488"/>
                  </w:sdtPr>
                  <w:sdtContent>
                    <w:del w:author="Jennifer Manzanillo" w:id="121" w:date="2026-08-04T09:33:12Z"/>
                  </w:sdtContent>
                </w:sdt>
              </w:ins>
              <w:sdt>
                <w:sdtPr>
                  <w:id w:val="1528382625"/>
                  <w:tag w:val="goog_rdk_489"/>
                </w:sdtPr>
                <w:sdtContent>
                  <w:ins w:author="Jennifer Manzanillo" w:id="123" w:date="2026-08-04T09:33:02Z">
                    <w:del w:author="Jennifer Manzanillo" w:id="121" w:date="2026-08-04T09:33:12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The hotel </w:delText>
                      </w:r>
                    </w:del>
                  </w:ins>
                </w:sdtContent>
              </w:sdt>
              <w:ins w:author="Jennifer Manzanillo" w:id="123" w:date="2026-08-04T09:33:02Z">
                <w:del w:author="Jennifer Manzanillo" w:id="121" w:date="2026-08-04T09:33:12Z"/>
              </w:ins>
            </w:sdtContent>
          </w:sdt>
          <w:sdt>
            <w:sdtPr>
              <w:id w:val="408092030"/>
              <w:tag w:val="goog_rdk_490"/>
            </w:sdtPr>
            <w:sdtContent>
              <w:del w:author="Jennifer Manzanillo" w:id="121" w:date="2026-08-04T09:33:12Z"/>
              <w:sdt>
                <w:sdtPr>
                  <w:id w:val="1880222855"/>
                  <w:tag w:val="goog_rdk_491"/>
                </w:sdtPr>
                <w:sdtContent>
                  <w:del w:author="Jennifer Manzanillo" w:id="121" w:date="2026-08-04T09:33:12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By train, the hotel</w:delText>
                    </w:r>
                  </w:del>
                </w:sdtContent>
              </w:sdt>
              <w:del w:author="Jennifer Manzanillo" w:id="121" w:date="2026-08-04T09:33:12Z">
                <w:sdt>
                  <w:sdtPr>
                    <w:id w:val="-1238330104"/>
                    <w:tag w:val="goog_rdk_492"/>
                  </w:sdtPr>
                  <w:sdtConten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 is located </w:delText>
                    </w:r>
                  </w:sdtContent>
                </w:sdt>
              </w:del>
            </w:sdtContent>
          </w:sdt>
          <w:sdt>
            <w:sdtPr>
              <w:id w:val="-2131745902"/>
              <w:tag w:val="goog_rdk_493"/>
            </w:sdtPr>
            <w:sdtContent>
              <w:ins w:author="Jennifer Manzanillo" w:id="121" w:date="2026-08-04T09:33:12Z">
                <w:sdt>
                  <w:sdtPr>
                    <w:id w:val="1766936622"/>
                    <w:tag w:val="goog_rdk_494"/>
                  </w:sdtPr>
                  <w:sdtContent>
                    <w:del w:author="Jennifer Manzanillo" w:id="121" w:date="2026-08-04T09:33:12Z"/>
                  </w:sdtContent>
                </w:sdt>
              </w:ins>
              <w:sdt>
                <w:sdtPr>
                  <w:id w:val="52655332"/>
                  <w:tag w:val="goog_rdk_495"/>
                </w:sdtPr>
                <w:sdtContent>
                  <w:ins w:author="Jennifer Manzanillo" w:id="121" w:date="2026-08-04T09:33:12Z">
                    <w:del w:author="Jennifer Manzanillo" w:id="121" w:date="2026-08-04T09:33:12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just a 2 minute walk </w:delText>
                      </w:r>
                    </w:del>
                  </w:ins>
                </w:sdtContent>
              </w:sdt>
              <w:ins w:author="Jennifer Manzanillo" w:id="121" w:date="2026-08-04T09:33:12Z">
                <w:del w:author="Jennifer Manzanillo" w:id="121" w:date="2026-08-04T09:33:12Z">
                  <w:sdt>
                    <w:sdtPr>
                      <w:id w:val="-1480336075"/>
                      <w:tag w:val="goog_rdk_496"/>
                    </w:sdtPr>
                    <w:sdtContent>
                      <w:r w:rsidDel="00000000" w:rsidR="00000000" w:rsidRPr="00000000">
                        <w:rPr>
                          <w:rFonts w:ascii="Times New Roman" w:cs="Times New Roman" w:eastAsia="Times New Roman" w:hAnsi="Times New Roman"/>
                          <w:sz w:val="30"/>
                          <w:szCs w:val="30"/>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directly in front of </w:delText>
                      </w:r>
                    </w:sdtContent>
                  </w:sdt>
                </w:del>
              </w:ins>
            </w:sdtContent>
          </w:sdt>
          <w:sdt>
            <w:sdtPr>
              <w:id w:val="322191254"/>
              <w:tag w:val="goog_rdk_497"/>
            </w:sdtPr>
            <w:sdtContent>
              <w:del w:author="Jennifer Manzanillo" w:id="121" w:date="2026-08-04T09:33:12Z"/>
              <w:sdt>
                <w:sdtPr>
                  <w:id w:val="1468714329"/>
                  <w:tag w:val="goog_rdk_498"/>
                </w:sdtPr>
                <w:sdtContent>
                  <w:del w:author="Jennifer Manzanillo" w:id="121" w:date="2026-08-04T09:33:12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just 2 minutes from Sahambavy Railway Station (the line connecting Fianarantsoa and Manakara).</w:delText>
                    </w:r>
                  </w:del>
                </w:sdtContent>
              </w:sdt>
              <w:del w:author="Jennifer Manzanillo" w:id="121" w:date="2026-08-04T09:33:12Z"/>
            </w:sdtContent>
          </w:sdt>
          <w:sdt>
            <w:sdtPr>
              <w:id w:val="-1094648166"/>
              <w:tag w:val="goog_rdk_499"/>
            </w:sdtPr>
            <w:sdtConten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br w:type="textWrapping"/>
              </w:r>
            </w:sdtContent>
          </w:sdt>
          <w:sdt>
            <w:sdtPr>
              <w:id w:val="2076030233"/>
              <w:tag w:val="goog_rdk_500"/>
            </w:sdtPr>
            <w:sdtContent>
              <w:ins w:author="Jennifer Manzanillo" w:id="124" w:date="2026-08-04T09:37:35Z"/>
              <w:sdt>
                <w:sdtPr>
                  <w:id w:val="232332904"/>
                  <w:tag w:val="goog_rdk_501"/>
                </w:sdtPr>
                <w:sdtContent>
                  <w:ins w:author="Jennifer Manzanillo" w:id="124" w:date="2026-08-04T09:37:35Z">
                    <w:r w:rsidDel="00000000" w:rsidR="00000000" w:rsidRPr="00000000">
                      <w:rPr>
                        <w:rFonts w:ascii="Times New Roman" w:cs="Times New Roman" w:eastAsia="Times New Roman" w:hAnsi="Times New Roman"/>
                        <w:b w:val="1"/>
                        <w:bCs w:val="1"/>
                        <w:sz w:val="30"/>
                        <w:szCs w:val="30"/>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By Road:</w:t>
                    </w:r>
                  </w:ins>
                </w:sdtContent>
              </w:sdt>
              <w:ins w:author="Jennifer Manzanillo" w:id="124" w:date="2026-08-04T09:37:35Z"/>
            </w:sdtContent>
          </w:sdt>
        </w:p>
      </w:sdtContent>
    </w:sdt>
    <w:sdt>
      <w:sdtPr>
        <w:id w:val="-595847344"/>
        <w:tag w:val="goog_rdk_508"/>
      </w:sdtPr>
      <w:sdtContent>
        <w:p w:rsidR="00000000" w:rsidDel="00000000" w:rsidP="00000000" w:rsidRDefault="00000000" w:rsidRPr="00000000" w14:paraId="000001AE">
          <w:pPr>
            <w:numPr>
              <w:ilvl w:val="0"/>
              <w:numId w:val="20"/>
            </w:numPr>
            <w:spacing w:after="0" w:afterAutospacing="0" w:before="240" w:line="240" w:lineRule="auto"/>
            <w:ind w:left="720" w:hanging="360"/>
            <w:rPr>
              <w:ins w:author="Jennifer Manzanillo" w:id="124" w:date="2026-08-04T09:37:35Z"/>
              <w:rFonts w:ascii="Times New Roman" w:cs="Times New Roman" w:eastAsia="Times New Roman" w:hAnsi="Times New Roman"/>
            </w:rPr>
          </w:pPr>
          <w:sdt>
            <w:sdtPr>
              <w:id w:val="-750320167"/>
              <w:tag w:val="goog_rdk_503"/>
            </w:sdtPr>
            <w:sdtContent>
              <w:ins w:author="Jennifer Manzanillo" w:id="124" w:date="2026-08-04T09:37:35Z"/>
              <w:sdt>
                <w:sdtPr>
                  <w:id w:val="947246579"/>
                  <w:tag w:val="goog_rdk_504"/>
                </w:sdtPr>
                <w:sdtContent>
                  <w:ins w:author="Jennifer Manzanillo" w:id="124" w:date="2026-08-04T09:37:35Z">
                    <w:r w:rsidDel="00000000" w:rsidR="00000000" w:rsidRPr="00000000">
                      <w:rPr>
                        <w:rFonts w:ascii="Times New Roman" w:cs="Times New Roman" w:eastAsia="Times New Roman" w:hAnsi="Times New Roman"/>
                        <w:b w:val="1"/>
                        <w:bCs w:val="1"/>
                        <w:sz w:val="30"/>
                        <w:szCs w:val="30"/>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From Fianarantsoa:</w:t>
                    </w:r>
                  </w:ins>
                </w:sdtContent>
              </w:sdt>
              <w:ins w:author="Jennifer Manzanillo" w:id="124" w:date="2026-08-04T09:37:35Z">
                <w:sdt>
                  <w:sdtPr>
                    <w:id w:val="2076560868"/>
                    <w:tag w:val="goog_rdk_505"/>
                  </w:sdtPr>
                  <w:sdtContent>
                    <w:r w:rsidDel="00000000" w:rsidR="00000000" w:rsidRPr="00000000">
                      <w:rPr>
                        <w:rFonts w:ascii="Times New Roman" w:cs="Times New Roman" w:eastAsia="Times New Roman" w:hAnsi="Times New Roman"/>
                        <w:sz w:val="30"/>
                        <w:szCs w:val="30"/>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 A scenic </w:t>
                    </w:r>
                  </w:sdtContent>
                </w:sdt>
                <w:sdt>
                  <w:sdtPr>
                    <w:id w:val="831445068"/>
                    <w:tag w:val="goog_rdk_506"/>
                  </w:sdtPr>
                  <w:sdtContent>
                    <w:r w:rsidDel="00000000" w:rsidR="00000000" w:rsidRPr="00000000">
                      <w:rPr>
                        <w:rFonts w:ascii="Times New Roman" w:cs="Times New Roman" w:eastAsia="Times New Roman" w:hAnsi="Times New Roman"/>
                        <w:b w:val="1"/>
                        <w:bCs w:val="1"/>
                        <w:sz w:val="30"/>
                        <w:szCs w:val="30"/>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40-minute drive</w:t>
                    </w:r>
                  </w:sdtContent>
                </w:sdt>
                <w:sdt>
                  <w:sdtPr>
                    <w:id w:val="1985013565"/>
                    <w:tag w:val="goog_rdk_507"/>
                  </w:sdtPr>
                  <w:sdtContent>
                    <w:r w:rsidDel="00000000" w:rsidR="00000000" w:rsidRPr="00000000">
                      <w:rPr>
                        <w:rFonts w:ascii="Times New Roman" w:cs="Times New Roman" w:eastAsia="Times New Roman" w:hAnsi="Times New Roman"/>
                        <w:sz w:val="30"/>
                        <w:szCs w:val="30"/>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 from the city center.</w:t>
                    </w:r>
                  </w:sdtContent>
                </w:sdt>
              </w:ins>
            </w:sdtContent>
          </w:sdt>
        </w:p>
      </w:sdtContent>
    </w:sdt>
    <w:sdt>
      <w:sdtPr>
        <w:id w:val="-947938276"/>
        <w:tag w:val="goog_rdk_514"/>
      </w:sdtPr>
      <w:sdtContent>
        <w:p w:rsidR="00000000" w:rsidDel="00000000" w:rsidP="00000000" w:rsidRDefault="00000000" w:rsidRPr="00000000" w14:paraId="000001AF">
          <w:pPr>
            <w:numPr>
              <w:ilvl w:val="0"/>
              <w:numId w:val="20"/>
            </w:numPr>
            <w:spacing w:after="240" w:before="0" w:beforeAutospacing="0" w:line="240" w:lineRule="auto"/>
            <w:ind w:left="720" w:hanging="360"/>
            <w:rPr>
              <w:ins w:author="Jennifer Manzanillo" w:id="124" w:date="2026-08-04T09:37:35Z"/>
              <w:rFonts w:ascii="Times New Roman" w:cs="Times New Roman" w:eastAsia="Times New Roman" w:hAnsi="Times New Roman"/>
            </w:rPr>
          </w:pPr>
          <w:sdt>
            <w:sdtPr>
              <w:id w:val="1494964516"/>
              <w:tag w:val="goog_rdk_509"/>
            </w:sdtPr>
            <w:sdtContent>
              <w:ins w:author="Jennifer Manzanillo" w:id="124" w:date="2026-08-04T09:37:35Z"/>
              <w:sdt>
                <w:sdtPr>
                  <w:id w:val="1775737513"/>
                  <w:tag w:val="goog_rdk_510"/>
                </w:sdtPr>
                <w:sdtContent>
                  <w:ins w:author="Jennifer Manzanillo" w:id="124" w:date="2026-08-04T09:37:35Z">
                    <w:r w:rsidDel="00000000" w:rsidR="00000000" w:rsidRPr="00000000">
                      <w:rPr>
                        <w:rFonts w:ascii="Times New Roman" w:cs="Times New Roman" w:eastAsia="Times New Roman" w:hAnsi="Times New Roman"/>
                        <w:b w:val="1"/>
                        <w:bCs w:val="1"/>
                        <w:sz w:val="30"/>
                        <w:szCs w:val="30"/>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From Antananarivo (via RN7):</w:t>
                    </w:r>
                  </w:ins>
                </w:sdtContent>
              </w:sdt>
              <w:ins w:author="Jennifer Manzanillo" w:id="124" w:date="2026-08-04T09:37:35Z">
                <w:sdt>
                  <w:sdtPr>
                    <w:id w:val="1451416943"/>
                    <w:tag w:val="goog_rdk_511"/>
                  </w:sdtPr>
                  <w:sdtContent>
                    <w:r w:rsidDel="00000000" w:rsidR="00000000" w:rsidRPr="00000000">
                      <w:rPr>
                        <w:rFonts w:ascii="Times New Roman" w:cs="Times New Roman" w:eastAsia="Times New Roman" w:hAnsi="Times New Roman"/>
                        <w:sz w:val="30"/>
                        <w:szCs w:val="30"/>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 Take National Road 7 south and turn left at the village of </w:t>
                    </w:r>
                  </w:sdtContent>
                </w:sdt>
                <w:sdt>
                  <w:sdtPr>
                    <w:id w:val="48205086"/>
                    <w:tag w:val="goog_rdk_512"/>
                  </w:sdtPr>
                  <w:sdtContent>
                    <w:r w:rsidDel="00000000" w:rsidR="00000000" w:rsidRPr="00000000">
                      <w:rPr>
                        <w:rFonts w:ascii="Times New Roman" w:cs="Times New Roman" w:eastAsia="Times New Roman" w:hAnsi="Times New Roman"/>
                        <w:b w:val="1"/>
                        <w:bCs w:val="1"/>
                        <w:sz w:val="30"/>
                        <w:szCs w:val="30"/>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Ambalakely</w:t>
                    </w:r>
                  </w:sdtContent>
                </w:sdt>
                <w:sdt>
                  <w:sdtPr>
                    <w:id w:val="1291204956"/>
                    <w:tag w:val="goog_rdk_513"/>
                  </w:sdtPr>
                  <w:sdtContent>
                    <w:r w:rsidDel="00000000" w:rsidR="00000000" w:rsidRPr="00000000">
                      <w:rPr>
                        <w:rFonts w:ascii="Times New Roman" w:cs="Times New Roman" w:eastAsia="Times New Roman" w:hAnsi="Times New Roman"/>
                        <w:sz w:val="30"/>
                        <w:szCs w:val="30"/>
                        <w:rtl w:val="0"/>
                        <w:rPrChange w:author="Jennifer Manzanillo" w:id="122" w:date="2026-08-04T09:37:47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 (marked by the Shell station).</w:t>
                    </w:r>
                  </w:sdtContent>
                </w:sdt>
              </w:ins>
            </w:sdtContent>
          </w:sdt>
        </w:p>
      </w:sdtContent>
    </w:sdt>
    <w:sdt>
      <w:sdtPr>
        <w:id w:val="-1884189885"/>
        <w:tag w:val="goog_rdk_524"/>
      </w:sdtPr>
      <w:sdtContent>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26" w:date="2026-08-04T09:33:44Z"/>
              <w:rFonts w:ascii="Times New Roman" w:cs="Times New Roman" w:eastAsia="Times New Roman" w:hAnsi="Times New Roman"/>
              <w:sz w:val="28"/>
              <w:szCs w:val="28"/>
              <w:rPrChange w:author="Jennifer Manzanillo" w:id="127" w:date="2026-08-04T09:38:48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596352184"/>
              <w:tag w:val="goog_rdk_516"/>
            </w:sdtPr>
            <w:sdtContent>
              <w:del w:author="Jennifer Manzanillo" w:id="125" w:date="2026-08-04T09:37:33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By road, it is a 40-minute drive from the city center of Fianarantsoa and is also accessible via National Road 7 from Antananarivo, by turning left at the village of Ambalakely (Shell station).</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t xml:space="preserve">• </w:t>
          </w:r>
          <w:sdt>
            <w:sdtPr>
              <w:id w:val="370270310"/>
              <w:tag w:val="goog_rdk_517"/>
            </w:sdtPr>
            <w:sdtContent>
              <w:ins w:author="Jennifer Manzanillo" w:id="126" w:date="2026-08-04T09:33:44Z"/>
              <w:sdt>
                <w:sdtPr>
                  <w:id w:val="772177320"/>
                  <w:tag w:val="goog_rdk_518"/>
                </w:sdtPr>
                <w:sdtContent>
                  <w:ins w:author="Jennifer Manzanillo" w:id="126" w:date="2026-08-04T09:33:44Z">
                    <w:r w:rsidDel="00000000" w:rsidR="00000000" w:rsidRPr="00000000">
                      <w:rPr>
                        <w:rFonts w:ascii="Times New Roman" w:cs="Times New Roman" w:eastAsia="Times New Roman" w:hAnsi="Times New Roman"/>
                        <w:b w:val="1"/>
                        <w:bCs w:val="1"/>
                        <w:sz w:val="28"/>
                        <w:szCs w:val="28"/>
                        <w:rtl w:val="0"/>
                        <w:rPrChange w:author="Jennifer Manzanillo" w:id="127" w:date="2026-08-04T09:38:48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Hotel Transfer:</w:t>
                    </w:r>
                  </w:ins>
                </w:sdtContent>
              </w:sdt>
              <w:ins w:author="Jennifer Manzanillo" w:id="126" w:date="2026-08-04T09:33:44Z">
                <w:sdt>
                  <w:sdtPr>
                    <w:id w:val="-512267212"/>
                    <w:tag w:val="goog_rdk_519"/>
                  </w:sdtPr>
                  <w:sdtContent>
                    <w:r w:rsidDel="00000000" w:rsidR="00000000" w:rsidRPr="00000000">
                      <w:rPr>
                        <w:rFonts w:ascii="Times New Roman" w:cs="Times New Roman" w:eastAsia="Times New Roman" w:hAnsi="Times New Roman"/>
                        <w:sz w:val="28"/>
                        <w:szCs w:val="28"/>
                        <w:rtl w:val="0"/>
                        <w:rPrChange w:author="Jennifer Manzanillo" w:id="127" w:date="2026-08-04T09:38:48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 A paid shuttle service is available for hassle-free transportation. Please contact reception to arrange your pickup.</w:t>
                    </w:r>
                  </w:sdtContent>
                </w:sdt>
              </w:ins>
            </w:sdtContent>
          </w:sdt>
          <w:sdt>
            <w:sdtPr>
              <w:id w:val="704906658"/>
              <w:tag w:val="goog_rdk_520"/>
            </w:sdtPr>
            <w:sdtContent>
              <w:del w:author="Jennifer Manzanillo" w:id="126" w:date="2026-08-04T09:33:44Z"/>
              <w:sdt>
                <w:sdtPr>
                  <w:id w:val="-2102397320"/>
                  <w:tag w:val="goog_rdk_521"/>
                </w:sdtPr>
                <w:sdtContent>
                  <w:del w:author="Jennifer Manzanillo" w:id="126" w:date="2026-08-04T09:33:44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Change w:author="Jennifer Manzanillo" w:id="127" w:date="2026-08-04T09:38:48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A paid hotel shuttle service is available for your transportation needs.</w:delText>
                    </w:r>
                  </w:del>
                </w:sdtContent>
              </w:sdt>
              <w:del w:author="Jennifer Manzanillo" w:id="126" w:date="2026-08-04T09:33:44Z"/>
            </w:sdtContent>
          </w:sdt>
          <w:sdt>
            <w:sdtPr>
              <w:id w:val="1953309237"/>
              <w:tag w:val="goog_rdk_522"/>
            </w:sdtPr>
            <w:sdtContent>
              <w:ins w:author="Jennifer Manzanillo" w:id="126" w:date="2026-08-04T09:33:44Z"/>
              <w:sdt>
                <w:sdtPr>
                  <w:id w:val="479312307"/>
                  <w:tag w:val="goog_rdk_523"/>
                </w:sdtPr>
                <w:sdtContent>
                  <w:ins w:author="Jennifer Manzanillo" w:id="126" w:date="2026-08-04T09:33:44Z">
                    <w:r w:rsidDel="00000000" w:rsidR="00000000" w:rsidRPr="00000000">
                      <w:rPr>
                        <w:rtl w:val="0"/>
                      </w:rPr>
                    </w:r>
                  </w:ins>
                </w:sdtContent>
              </w:sdt>
              <w:ins w:author="Jennifer Manzanillo" w:id="126" w:date="2026-08-04T09:33:44Z"/>
            </w:sdtContent>
          </w:sdt>
        </w:p>
      </w:sdtContent>
    </w:sdt>
    <w:sdt>
      <w:sdtPr>
        <w:id w:val="1955327948"/>
        <w:tag w:val="goog_rdk_526"/>
      </w:sdtPr>
      <w:sdtContent>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Change w:author="Jennifer Manzanillo" w:id="128" w:date="2026-08-04T09:33:4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739704776"/>
              <w:tag w:val="goog_rdk_525"/>
            </w:sdtPr>
            <w:sdtContent>
              <w:r w:rsidDel="00000000" w:rsidR="00000000" w:rsidRPr="00000000">
                <w:rPr>
                  <w:rtl w:val="0"/>
                </w:rPr>
              </w:r>
            </w:sdtContent>
          </w:sdt>
        </w:p>
      </w:sdtContent>
    </w:sdt>
    <w:sdt>
      <w:sdtPr>
        <w:id w:val="193953896"/>
        <w:tag w:val="goog_rdk_529"/>
      </w:sdtPr>
      <w:sdtContent>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29" w:date="2026-08-04T09:40:20Z"/>
              <w:rFonts w:ascii="Times New Roman" w:cs="Times New Roman" w:eastAsia="Times New Roman" w:hAnsi="Times New Roman"/>
              <w:sz w:val="32"/>
              <w:szCs w:val="32"/>
              <w:highlight w:val="yellow"/>
              <w:rPrChange w:author="Jennifer Manzanillo" w:id="130" w:date="2026-08-04T09:40:20Z">
                <w:rPr>
                  <w:rFonts w:ascii="Times New Roman" w:cs="Times New Roman" w:eastAsia="Times New Roman" w:hAnsi="Times New Roman"/>
                  <w:b w:val="0"/>
                  <w:bCs w:val="0"/>
                  <w:i w:val="0"/>
                  <w:iCs w:val="0"/>
                  <w:smallCaps w:val="0"/>
                  <w:strike w:val="0"/>
                  <w:color w:val="000000"/>
                  <w:sz w:val="32"/>
                  <w:szCs w:val="32"/>
                  <w:highlight w:val="yellow"/>
                  <w:u w:val="none"/>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32"/>
              <w:szCs w:val="32"/>
              <w:highlight w:val="yellow"/>
              <w:u w:val="none"/>
              <w:vertAlign w:val="baseline"/>
              <w:rtl w:val="0"/>
            </w:rPr>
            <w:t xml:space="preserve">THE BOUTIQUE</w:t>
          </w:r>
          <w:sdt>
            <w:sdtPr>
              <w:id w:val="-1607788795"/>
              <w:tag w:val="goog_rdk_527"/>
            </w:sdtPr>
            <w:sdtContent>
              <w:ins w:author="Jennifer Manzanillo" w:id="129" w:date="2026-08-04T09:40:20Z">
                <w:r w:rsidDel="00000000" w:rsidR="00000000" w:rsidRPr="00000000">
                  <w:rPr>
                    <w:rFonts w:ascii="Times New Roman" w:cs="Times New Roman" w:eastAsia="Times New Roman" w:hAnsi="Times New Roman"/>
                    <w:b w:val="0"/>
                    <w:bCs w:val="0"/>
                    <w:i w:val="0"/>
                    <w:iCs w:val="0"/>
                    <w:smallCaps w:val="0"/>
                    <w:strike w:val="0"/>
                    <w:color w:val="000000"/>
                    <w:sz w:val="32"/>
                    <w:szCs w:val="32"/>
                    <w:highlight w:val="yellow"/>
                    <w:u w:val="none"/>
                    <w:vertAlign w:val="baseline"/>
                    <w:rtl w:val="0"/>
                  </w:rPr>
                  <w:t xml:space="preserve">: </w:t>
                </w:r>
              </w:ins>
              <w:sdt>
                <w:sdtPr>
                  <w:id w:val="-938618837"/>
                  <w:tag w:val="goog_rdk_528"/>
                </w:sdtPr>
                <w:sdtContent>
                  <w:ins w:author="Jennifer Manzanillo" w:id="129" w:date="2026-08-04T09:40:20Z">
                    <w:r w:rsidDel="00000000" w:rsidR="00000000" w:rsidRPr="00000000">
                      <w:rPr>
                        <w:rFonts w:ascii="Times New Roman" w:cs="Times New Roman" w:eastAsia="Times New Roman" w:hAnsi="Times New Roman"/>
                        <w:sz w:val="32"/>
                        <w:szCs w:val="32"/>
                        <w:highlight w:val="yellow"/>
                        <w:rtl w:val="0"/>
                        <w:rPrChange w:author="Jennifer Manzanillo" w:id="130" w:date="2026-08-04T09:40:20Z">
                          <w:rPr>
                            <w:rFonts w:ascii="Times New Roman" w:cs="Times New Roman" w:eastAsia="Times New Roman" w:hAnsi="Times New Roman"/>
                            <w:b w:val="0"/>
                            <w:bCs w:val="0"/>
                            <w:i w:val="0"/>
                            <w:iCs w:val="0"/>
                            <w:smallCaps w:val="0"/>
                            <w:strike w:val="0"/>
                            <w:color w:val="000000"/>
                            <w:sz w:val="32"/>
                            <w:szCs w:val="32"/>
                            <w:highlight w:val="yellow"/>
                            <w:u w:val="none"/>
                            <w:vertAlign w:val="baseline"/>
                          </w:rPr>
                        </w:rPrChange>
                      </w:rPr>
                      <w:t xml:space="preserve">MAMI BIO SHOP</w:t>
                    </w:r>
                  </w:ins>
                </w:sdtContent>
              </w:sdt>
              <w:ins w:author="Jennifer Manzanillo" w:id="129" w:date="2026-08-04T09:40:20Z"/>
            </w:sdtContent>
          </w:sdt>
        </w:p>
      </w:sdtContent>
    </w:sdt>
    <w:sdt>
      <w:sdtPr>
        <w:id w:val="1351225400"/>
        <w:tag w:val="goog_rdk_532"/>
      </w:sdtPr>
      <w:sdtContent>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31" w:date="2026-08-04T09:40:53Z"/>
              <w:rFonts w:ascii="Times New Roman" w:cs="Times New Roman" w:eastAsia="Times New Roman" w:hAnsi="Times New Roman"/>
              <w:sz w:val="32"/>
              <w:szCs w:val="32"/>
              <w:rPrChange w:author="Jennifer Manzanillo" w:id="132" w:date="2026-08-04T09:40:5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r>
          <w:sdt>
            <w:sdtPr>
              <w:id w:val="-464829944"/>
              <w:tag w:val="goog_rdk_530"/>
            </w:sdtPr>
            <w:sdtContent>
              <w:ins w:author="Jennifer Manzanillo" w:id="131" w:date="2026-08-04T09:40:53Z"/>
              <w:sdt>
                <w:sdtPr>
                  <w:id w:val="-1957949640"/>
                  <w:tag w:val="goog_rdk_531"/>
                </w:sdtPr>
                <w:sdtContent>
                  <w:ins w:author="Jennifer Manzanillo" w:id="131" w:date="2026-08-04T09:40:53Z">
                    <w:r w:rsidDel="00000000" w:rsidR="00000000" w:rsidRPr="00000000">
                      <w:rPr>
                        <w:rFonts w:ascii="Times New Roman" w:cs="Times New Roman" w:eastAsia="Times New Roman" w:hAnsi="Times New Roman"/>
                        <w:sz w:val="32"/>
                        <w:szCs w:val="32"/>
                        <w:rtl w:val="0"/>
                        <w:rPrChange w:author="Jennifer Manzanillo" w:id="132" w:date="2026-08-04T09:40:5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Lac Hôtel promotes the craftsmanship of Sahambavy’s artisans through a curated selection of handmade products. By choosing local crafts, you directly support the dedication and skilled work of our village’s women.</w:t>
                    </w:r>
                  </w:ins>
                </w:sdtContent>
              </w:sdt>
              <w:ins w:author="Jennifer Manzanillo" w:id="131" w:date="2026-08-04T09:40:53Z"/>
            </w:sdtContent>
          </w:sdt>
        </w:p>
      </w:sdtContent>
    </w:sdt>
    <w:sdt>
      <w:sdtPr>
        <w:id w:val="1295969955"/>
        <w:tag w:val="goog_rdk_537"/>
      </w:sdtPr>
      <w:sdtContent>
        <w:p w:rsidR="00000000" w:rsidDel="00000000" w:rsidP="00000000" w:rsidRDefault="00000000" w:rsidRPr="00000000" w14:paraId="000001B4">
          <w:pPr>
            <w:spacing w:after="240" w:before="240" w:line="240" w:lineRule="auto"/>
            <w:rPr>
              <w:ins w:author="Jennifer Manzanillo" w:id="131" w:date="2026-08-04T09:40:53Z"/>
              <w:rFonts w:ascii="Times New Roman" w:cs="Times New Roman" w:eastAsia="Times New Roman" w:hAnsi="Times New Roman"/>
              <w:sz w:val="32"/>
              <w:szCs w:val="32"/>
              <w:rPrChange w:author="Jennifer Manzanillo" w:id="132" w:date="2026-08-04T09:40:5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877917046"/>
              <w:tag w:val="goog_rdk_533"/>
            </w:sdtPr>
            <w:sdtContent>
              <w:ins w:author="Jennifer Manzanillo" w:id="131" w:date="2026-08-04T09:40:53Z"/>
              <w:sdt>
                <w:sdtPr>
                  <w:id w:val="1179276617"/>
                  <w:tag w:val="goog_rdk_534"/>
                </w:sdtPr>
                <w:sdtContent>
                  <w:ins w:author="Jennifer Manzanillo" w:id="131" w:date="2026-08-04T09:40:53Z">
                    <w:r w:rsidDel="00000000" w:rsidR="00000000" w:rsidRPr="00000000">
                      <w:rPr>
                        <w:rFonts w:ascii="Times New Roman" w:cs="Times New Roman" w:eastAsia="Times New Roman" w:hAnsi="Times New Roman"/>
                        <w:sz w:val="32"/>
                        <w:szCs w:val="32"/>
                        <w:rtl w:val="0"/>
                        <w:rPrChange w:author="Jennifer Manzanillo" w:id="132" w:date="2026-08-04T09:40:5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Discover these unique items at our </w:t>
                    </w:r>
                  </w:ins>
                </w:sdtContent>
              </w:sdt>
              <w:ins w:author="Jennifer Manzanillo" w:id="131" w:date="2026-08-04T09:40:53Z">
                <w:sdt>
                  <w:sdtPr>
                    <w:id w:val="1816384023"/>
                    <w:tag w:val="goog_rdk_535"/>
                  </w:sdtPr>
                  <w:sdtContent>
                    <w:r w:rsidDel="00000000" w:rsidR="00000000" w:rsidRPr="00000000">
                      <w:rPr>
                        <w:rFonts w:ascii="Times New Roman" w:cs="Times New Roman" w:eastAsia="Times New Roman" w:hAnsi="Times New Roman"/>
                        <w:b w:val="1"/>
                        <w:bCs w:val="1"/>
                        <w:sz w:val="32"/>
                        <w:szCs w:val="32"/>
                        <w:rtl w:val="0"/>
                        <w:rPrChange w:author="Jennifer Manzanillo" w:id="132" w:date="2026-08-04T09:40:5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MAMI BIO SHOP</w:t>
                    </w:r>
                  </w:sdtContent>
                </w:sdt>
                <w:sdt>
                  <w:sdtPr>
                    <w:id w:val="1269058456"/>
                    <w:tag w:val="goog_rdk_536"/>
                  </w:sdtPr>
                  <w:sdtContent>
                    <w:r w:rsidDel="00000000" w:rsidR="00000000" w:rsidRPr="00000000">
                      <w:rPr>
                        <w:rFonts w:ascii="Times New Roman" w:cs="Times New Roman" w:eastAsia="Times New Roman" w:hAnsi="Times New Roman"/>
                        <w:sz w:val="32"/>
                        <w:szCs w:val="32"/>
                        <w:rtl w:val="0"/>
                        <w:rPrChange w:author="Jennifer Manzanillo" w:id="132" w:date="2026-08-04T09:40:5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 artisanal boutique—a true showcase of high-quality local creations. Our collection includes pure essential oils, relaxing massage oils, signature Sahambavy tea varieties, cold-process organic soaps, detailed embroidery, and handwoven baskets made from lake reeds. Every product reflects our commitment to preserving traditional craftsmanship and promoting natural, sustainable living.</w:t>
                    </w:r>
                  </w:sdtContent>
                </w:sdt>
              </w:ins>
            </w:sdtContent>
          </w:sdt>
        </w:p>
      </w:sdtContent>
    </w:sdt>
    <w:sdt>
      <w:sdtPr>
        <w:id w:val="491533517"/>
        <w:tag w:val="goog_rdk_542"/>
      </w:sdtPr>
      <w:sdtContent>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33" w:date="2026-08-04T09:40:33Z"/>
              <w:del w:author="Jennifer Manzanillo" w:id="133" w:date="2026-08-04T09:40:33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852527117"/>
              <w:tag w:val="goog_rdk_539"/>
            </w:sdtPr>
            <w:sdtContent>
              <w:del w:author="Jennifer Manzanillo" w:id="133" w:date="2026-08-04T09:40:33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Lac Hôtel promotes the craftsmanship of Sahambavy’s artisans through a selection of handmade products. By choosing local crafts, we support the work and skills of the village’s women.</w:delText>
                </w:r>
              </w:del>
            </w:sdtContent>
          </w:sdt>
          <w:sdt>
            <w:sdtPr>
              <w:id w:val="1032919668"/>
              <w:tag w:val="goog_rdk_540"/>
            </w:sdtPr>
            <w:sdtContent>
              <w:ins w:author="Jennifer Manzanillo" w:id="133" w:date="2026-08-04T09:40:33Z">
                <w:sdt>
                  <w:sdtPr>
                    <w:id w:val="360623742"/>
                    <w:tag w:val="goog_rdk_541"/>
                  </w:sdtPr>
                  <w:sdtContent>
                    <w:del w:author="Jennifer Manzanillo" w:id="133" w:date="2026-08-04T09:40:33Z">
                      <w:r w:rsidDel="00000000" w:rsidR="00000000" w:rsidRPr="00000000">
                        <w:rPr>
                          <w:rtl w:val="0"/>
                        </w:rPr>
                      </w:r>
                    </w:del>
                  </w:sdtContent>
                </w:sdt>
              </w:ins>
            </w:sdtContent>
          </w:sdt>
        </w:p>
      </w:sdtContent>
    </w:sdt>
    <w:sdt>
      <w:sdtPr>
        <w:id w:val="-1151136993"/>
        <w:tag w:val="goog_rdk_546"/>
      </w:sdtPr>
      <w:sdtContent>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33" w:date="2026-08-04T09:40:33Z"/>
              <w:rFonts w:ascii="Times New Roman" w:cs="Times New Roman" w:eastAsia="Times New Roman" w:hAnsi="Times New Roman"/>
              <w:sz w:val="32"/>
              <w:szCs w:val="32"/>
              <w:rPrChange w:author="Jennifer Manzanillo" w:id="134" w:date="2026-08-04T09:40:3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860129441"/>
              <w:tag w:val="goog_rdk_544"/>
            </w:sdtPr>
            <w:sdtContent>
              <w:del w:author="Jennifer Manzanillo" w:id="133" w:date="2026-08-04T09:40:33Z"/>
              <w:sdt>
                <w:sdtPr>
                  <w:id w:val="-1700321745"/>
                  <w:tag w:val="goog_rdk_545"/>
                </w:sdtPr>
                <w:sdtContent>
                  <w:del w:author="Jennifer Manzanillo" w:id="133" w:date="2026-08-04T09:40:33Z">
                    <w:r w:rsidDel="00000000" w:rsidR="00000000" w:rsidRPr="00000000">
                      <w:rPr>
                        <w:rtl w:val="0"/>
                      </w:rPr>
                    </w:r>
                  </w:del>
                </w:sdtContent>
              </w:sdt>
              <w:del w:author="Jennifer Manzanillo" w:id="133" w:date="2026-08-04T09:40:33Z"/>
            </w:sdtContent>
          </w:sdt>
        </w:p>
      </w:sdtContent>
    </w:sdt>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979096950"/>
          <w:tag w:val="goog_rdk_547"/>
        </w:sdtPr>
        <w:sdtContent>
          <w:del w:author="Jennifer Manzanillo" w:id="133" w:date="2026-08-04T09:40:33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Discover these products at the MAMI BIO SHOP artisanal boutique, a true showcase of high-quality local creations, including essential oils, massage oils, Sahambavy tea varieties, cold-process organic soaps, embroidery, and small baskets made from lake reeds. These products reflect our commitment to preserving traditional craftsmanship and promoting the use of natural and sustainable materials.</w:delText>
            </w:r>
          </w:del>
        </w:sdtContent>
      </w:sdt>
      <w:r w:rsidDel="00000000" w:rsidR="00000000" w:rsidRPr="00000000">
        <w:rPr>
          <w:rtl w:val="0"/>
        </w:rPr>
      </w:r>
    </w:p>
    <w:sdt>
      <w:sdtPr>
        <w:id w:val="-827712596"/>
        <w:tag w:val="goog_rdk_551"/>
      </w:sdtPr>
      <w:sdtContent>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35" w:date="2026-08-04T09:39:25Z"/>
              <w:rFonts w:ascii="Times New Roman" w:cs="Times New Roman" w:eastAsia="Times New Roman" w:hAnsi="Times New Roman"/>
              <w:sz w:val="32"/>
              <w:szCs w:val="32"/>
              <w:highlight w:val="yellow"/>
              <w:rPrChange w:author="Jennifer Manzanillo" w:id="136" w:date="2026-08-04T09:39:25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469854916"/>
              <w:tag w:val="goog_rdk_549"/>
            </w:sdtPr>
            <w:sdtContent>
              <w:ins w:author="Jennifer Manzanillo" w:id="135" w:date="2026-08-04T09:39:25Z"/>
              <w:sdt>
                <w:sdtPr>
                  <w:id w:val="-728893335"/>
                  <w:tag w:val="goog_rdk_550"/>
                </w:sdtPr>
                <w:sdtContent>
                  <w:ins w:author="Jennifer Manzanillo" w:id="135" w:date="2026-08-04T09:39:25Z">
                    <w:r w:rsidDel="00000000" w:rsidR="00000000" w:rsidRPr="00000000">
                      <w:rPr>
                        <w:rtl w:val="0"/>
                      </w:rPr>
                    </w:r>
                  </w:ins>
                </w:sdtContent>
              </w:sdt>
              <w:ins w:author="Jennifer Manzanillo" w:id="135" w:date="2026-08-04T09:39:25Z"/>
            </w:sdtContent>
          </w:sdt>
        </w:p>
      </w:sdtContent>
    </w:sdt>
    <w:sdt>
      <w:sdtPr>
        <w:id w:val="321015283"/>
        <w:tag w:val="goog_rdk_554"/>
      </w:sdtPr>
      <w:sdtContent>
        <w:p w:rsidR="00000000" w:rsidDel="00000000" w:rsidP="00000000" w:rsidRDefault="00000000" w:rsidRPr="00000000" w14:paraId="000001B9">
          <w:pPr>
            <w:pStyle w:val="Heading2"/>
            <w:keepNext w:val="0"/>
            <w:keepLines w:val="0"/>
            <w:spacing w:before="360" w:line="240" w:lineRule="auto"/>
            <w:rPr>
              <w:ins w:author="Jennifer Manzanillo" w:id="135" w:date="2026-08-04T09:39:25Z"/>
              <w:rFonts w:ascii="Times New Roman" w:cs="Times New Roman" w:eastAsia="Times New Roman" w:hAnsi="Times New Roman"/>
              <w:b w:val="1"/>
              <w:bCs w:val="1"/>
              <w:color w:val="000000"/>
              <w:sz w:val="34"/>
              <w:szCs w:val="34"/>
              <w:highlight w:val="yellow"/>
              <w:rPrChange w:author="Jennifer Manzanillo" w:id="136" w:date="2026-08-04T09:39:25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342681213"/>
              <w:tag w:val="goog_rdk_552"/>
            </w:sdtPr>
            <w:sdtContent>
              <w:ins w:author="Jennifer Manzanillo" w:id="135" w:date="2026-08-04T09:39:25Z"/>
              <w:sdt>
                <w:sdtPr>
                  <w:id w:val="438235668"/>
                  <w:tag w:val="goog_rdk_553"/>
                </w:sdtPr>
                <w:sdtContent>
                  <w:ins w:author="Jennifer Manzanillo" w:id="135" w:date="2026-08-04T09:39:25Z">
                    <w:r w:rsidDel="00000000" w:rsidR="00000000" w:rsidRPr="00000000">
                      <w:rPr>
                        <w:rFonts w:ascii="Times New Roman" w:cs="Times New Roman" w:eastAsia="Times New Roman" w:hAnsi="Times New Roman"/>
                        <w:b w:val="1"/>
                        <w:bCs w:val="1"/>
                        <w:color w:val="000000"/>
                        <w:sz w:val="34"/>
                        <w:szCs w:val="34"/>
                        <w:highlight w:val="yellow"/>
                        <w:rtl w:val="0"/>
                        <w:rPrChange w:author="Jennifer Manzanillo" w:id="136" w:date="2026-08-04T09:39:25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BOTANICAL GARDEN &amp; ORCHIDS</w:t>
                    </w:r>
                  </w:ins>
                </w:sdtContent>
              </w:sdt>
              <w:ins w:author="Jennifer Manzanillo" w:id="135" w:date="2026-08-04T09:39:25Z">
                <w:bookmarkStart w:colFirst="0" w:colLast="0" w:name="_heading=h.ght68zz0xcax" w:id="3"/>
                <w:bookmarkEnd w:id="3"/>
              </w:ins>
            </w:sdtContent>
          </w:sdt>
        </w:p>
      </w:sdtContent>
    </w:sdt>
    <w:sdt>
      <w:sdtPr>
        <w:id w:val="1269214715"/>
        <w:tag w:val="goog_rdk_558"/>
      </w:sdtPr>
      <w:sdtContent>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37" w:date="2026-08-04T18:49:06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322550704"/>
              <w:tag w:val="goog_rdk_556"/>
            </w:sdtPr>
            <w:sdtContent>
              <w:del w:author="Jennifer Manzanillo" w:id="135" w:date="2026-08-04T09:39:25Z">
                <w:r w:rsidDel="00000000" w:rsidR="00000000" w:rsidRPr="00000000">
                  <w:rPr>
                    <w:rFonts w:ascii="Times New Roman" w:cs="Times New Roman" w:eastAsia="Times New Roman" w:hAnsi="Times New Roman"/>
                    <w:b w:val="0"/>
                    <w:bCs w:val="0"/>
                    <w:i w:val="0"/>
                    <w:iCs w:val="0"/>
                    <w:smallCaps w:val="0"/>
                    <w:strike w:val="0"/>
                    <w:color w:val="000000"/>
                    <w:sz w:val="32"/>
                    <w:szCs w:val="32"/>
                    <w:highlight w:val="yellow"/>
                    <w:u w:val="none"/>
                    <w:vertAlign w:val="baseline"/>
                    <w:rtl w:val="0"/>
                  </w:rPr>
                  <w:delText xml:space="preserve">OUR GARDENS</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r>
          <w:sdt>
            <w:sdtPr>
              <w:id w:val="1832924386"/>
              <w:tag w:val="goog_rdk_557"/>
            </w:sdtPr>
            <w:sdtContent>
              <w:ins w:author="Jennifer Manzanillo" w:id="137" w:date="2026-08-04T18:49:06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garden at Lac Hôtel is a true invitation to discover the rich botanical heritage of Madagascar. It showcases a diverse collection of tropical flowers, traveler’s trees, orchids, cacti, bonsai, and native plants.</w:t>
                </w:r>
              </w:ins>
            </w:sdtContent>
          </w:sdt>
        </w:p>
      </w:sdtContent>
    </w:sdt>
    <w:sdt>
      <w:sdtPr>
        <w:id w:val="2106791954"/>
        <w:tag w:val="goog_rdk_560"/>
      </w:sdtPr>
      <w:sdtContent>
        <w:p w:rsidR="00000000" w:rsidDel="00000000" w:rsidP="00000000" w:rsidRDefault="00000000" w:rsidRPr="00000000" w14:paraId="000001BB">
          <w:pPr>
            <w:spacing w:after="240" w:before="240" w:line="240" w:lineRule="auto"/>
            <w:rPr>
              <w:ins w:author="Jennifer Manzanillo" w:id="137" w:date="2026-08-04T18:49:06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204631542"/>
              <w:tag w:val="goog_rdk_559"/>
            </w:sdtPr>
            <w:sdtContent>
              <w:ins w:author="Jennifer Manzanillo" w:id="137" w:date="2026-08-04T18:49:06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Among these, our orchids hold a particularly special place. Delicate and fascinating, they feature numerous varieties with unique shapes and colors, offering a refined natural spectacle throughout the year.</w:t>
                </w:r>
              </w:ins>
            </w:sdtContent>
          </w:sdt>
        </w:p>
      </w:sdtContent>
    </w:sdt>
    <w:sdt>
      <w:sdtPr>
        <w:id w:val="1534304958"/>
        <w:tag w:val="goog_rdk_562"/>
      </w:sdtPr>
      <w:sdtContent>
        <w:p w:rsidR="00000000" w:rsidDel="00000000" w:rsidP="00000000" w:rsidRDefault="00000000" w:rsidRPr="00000000" w14:paraId="000001BC">
          <w:pPr>
            <w:spacing w:after="240" w:before="240" w:line="240" w:lineRule="auto"/>
            <w:rPr>
              <w:ins w:author="Jennifer Manzanillo" w:id="137" w:date="2026-08-04T18:49:06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862349342"/>
              <w:tag w:val="goog_rdk_561"/>
            </w:sdtPr>
            <w:sdtContent>
              <w:ins w:author="Jennifer Manzanillo" w:id="137" w:date="2026-08-04T18:49:06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Designed with total respect for the environment, this peaceful sanctuary brings nature and biodiversity together, offering every visitor an unforgettable sensory experience.</w:t>
                </w:r>
              </w:ins>
            </w:sdtContent>
          </w:sdt>
        </w:p>
      </w:sdtContent>
    </w:sdt>
    <w:sdt>
      <w:sdtPr>
        <w:id w:val="-510796478"/>
        <w:tag w:val="goog_rdk_566"/>
      </w:sdtPr>
      <w:sdtContent>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38" w:date="2026-08-04T18:49:03Z"/>
              <w:rFonts w:ascii="Times New Roman" w:cs="Times New Roman" w:eastAsia="Times New Roman" w:hAnsi="Times New Roman"/>
              <w:sz w:val="32"/>
              <w:szCs w:val="32"/>
              <w:rPrChange w:author="Jennifer Manzanillo" w:id="139" w:date="2026-08-04T18:49:0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928380658"/>
              <w:tag w:val="goog_rdk_564"/>
            </w:sdtPr>
            <w:sdtContent>
              <w:ins w:author="Jennifer Manzanillo" w:id="138" w:date="2026-08-04T18:49:03Z"/>
              <w:sdt>
                <w:sdtPr>
                  <w:id w:val="-1749676056"/>
                  <w:tag w:val="goog_rdk_565"/>
                </w:sdtPr>
                <w:sdtContent>
                  <w:ins w:author="Jennifer Manzanillo" w:id="138" w:date="2026-08-04T18:49:03Z">
                    <w:r w:rsidDel="00000000" w:rsidR="00000000" w:rsidRPr="00000000">
                      <w:rPr>
                        <w:rtl w:val="0"/>
                      </w:rPr>
                    </w:r>
                  </w:ins>
                </w:sdtContent>
              </w:sdt>
              <w:ins w:author="Jennifer Manzanillo" w:id="138" w:date="2026-08-04T18:49:03Z"/>
            </w:sdtContent>
          </w:sdt>
        </w:p>
      </w:sdtContent>
    </w:sdt>
    <w:sdt>
      <w:sdtPr>
        <w:id w:val="365173907"/>
        <w:tag w:val="goog_rdk_570"/>
      </w:sdtPr>
      <w:sdtContent>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38" w:date="2026-08-04T18:49:03Z"/>
              <w:rFonts w:ascii="Times New Roman" w:cs="Times New Roman" w:eastAsia="Times New Roman" w:hAnsi="Times New Roman"/>
              <w:sz w:val="32"/>
              <w:szCs w:val="32"/>
              <w:rPrChange w:author="Jennifer Manzanillo" w:id="139" w:date="2026-08-04T18:49:0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597367379"/>
              <w:tag w:val="goog_rdk_568"/>
            </w:sdtPr>
            <w:sdtContent>
              <w:del w:author="Jennifer Manzanillo" w:id="138" w:date="2026-08-04T18:49:03Z"/>
              <w:sdt>
                <w:sdtPr>
                  <w:id w:val="-705441064"/>
                  <w:tag w:val="goog_rdk_569"/>
                </w:sdtPr>
                <w:sdtContent>
                  <w:del w:author="Jennifer Manzanillo" w:id="138" w:date="2026-08-04T18:49:03Z">
                    <w:r w:rsidDel="00000000" w:rsidR="00000000" w:rsidRPr="00000000">
                      <w:rPr>
                        <w:rFonts w:ascii="Times New Roman" w:cs="Times New Roman" w:eastAsia="Times New Roman" w:hAnsi="Times New Roman"/>
                        <w:sz w:val="32"/>
                        <w:szCs w:val="32"/>
                        <w:rtl w:val="0"/>
                        <w:rPrChange w:author="Jennifer Manzanillo" w:id="139" w:date="2026-08-04T18:49:0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The garden of our hotel is a true invitation to discover the botanical richness of Madagascar. It showcases a wide diversity of flowers, traveler’s trees, orchids, cacti, bonsai, and more. Among them, orchids hold a particularly special place. Delicate and fascinating, they come in many varieties with unique shapes and colors, offering a refined natural spectacle throughout the seasons.</w:delText>
                    </w:r>
                  </w:del>
                </w:sdtContent>
              </w:sdt>
              <w:del w:author="Jennifer Manzanillo" w:id="138" w:date="2026-08-04T18:49:03Z"/>
            </w:sdtContent>
          </w:sdt>
        </w:p>
      </w:sdtContent>
    </w:sdt>
    <w:sdt>
      <w:sdtPr>
        <w:id w:val="1001223338"/>
        <w:tag w:val="goog_rdk_574"/>
      </w:sdtPr>
      <w:sdtContent>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Change w:author="Jennifer Manzanillo" w:id="139" w:date="2026-08-04T18:49:0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908942610"/>
              <w:tag w:val="goog_rdk_571"/>
            </w:sdtPr>
            <w:sdtContent>
              <w:del w:author="Jennifer Manzanillo" w:id="138" w:date="2026-08-04T18:49:03Z"/>
              <w:sdt>
                <w:sdtPr>
                  <w:id w:val="-309271264"/>
                  <w:tag w:val="goog_rdk_572"/>
                </w:sdtPr>
                <w:sdtContent>
                  <w:del w:author="Jennifer Manzanillo" w:id="138" w:date="2026-08-04T18:49:03Z">
                    <w:r w:rsidDel="00000000" w:rsidR="00000000" w:rsidRPr="00000000">
                      <w:rPr>
                        <w:rFonts w:ascii="Times New Roman" w:cs="Times New Roman" w:eastAsia="Times New Roman" w:hAnsi="Times New Roman"/>
                        <w:sz w:val="32"/>
                        <w:szCs w:val="32"/>
                        <w:rtl w:val="0"/>
                        <w:rPrChange w:author="Jennifer Manzanillo" w:id="139" w:date="2026-08-04T18:49:0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Designed with respect for the environment, this garden is a peaceful sanctuary where nature and biodiversity come together, inviting every visitor to enjoy an unforgettable sensory experience.</w:delText>
                    </w:r>
                  </w:del>
                </w:sdtContent>
              </w:sdt>
              <w:del w:author="Jennifer Manzanillo" w:id="138" w:date="2026-08-04T18:49:03Z"/>
            </w:sdtContent>
          </w:sdt>
          <w:sdt>
            <w:sdtPr>
              <w:id w:val="-1998847747"/>
              <w:tag w:val="goog_rdk_573"/>
            </w:sdtPr>
            <w:sdtContent>
              <w:r w:rsidDel="00000000" w:rsidR="00000000" w:rsidRPr="00000000">
                <w:rPr>
                  <w:rtl w:val="0"/>
                </w:rPr>
              </w:r>
            </w:sdtContent>
          </w:sdt>
        </w:p>
      </w:sdtContent>
    </w:sdt>
    <w:sdt>
      <w:sdtPr>
        <w:id w:val="1483403331"/>
        <w:tag w:val="goog_rdk_578"/>
      </w:sdtPr>
      <w:sdtContent>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40" w:date="2026-08-04T19:05:04Z"/>
              <w:rFonts w:ascii="Times New Roman" w:cs="Times New Roman" w:eastAsia="Times New Roman" w:hAnsi="Times New Roman"/>
              <w:b w:val="1"/>
              <w:bCs w:val="1"/>
              <w:sz w:val="32"/>
              <w:szCs w:val="32"/>
              <w:highlight w:val="yellow"/>
              <w:rPrChange w:author="Jennifer Manzanillo" w:id="141" w:date="2026-08-04T19:05: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353144591"/>
              <w:tag w:val="goog_rdk_576"/>
            </w:sdtPr>
            <w:sdtContent>
              <w:ins w:author="Jennifer Manzanillo" w:id="140" w:date="2026-08-04T19:05:04Z"/>
              <w:sdt>
                <w:sdtPr>
                  <w:id w:val="-1162325493"/>
                  <w:tag w:val="goog_rdk_577"/>
                </w:sdtPr>
                <w:sdtContent>
                  <w:ins w:author="Jennifer Manzanillo" w:id="140" w:date="2026-08-04T19:05:04Z">
                    <w:r w:rsidDel="00000000" w:rsidR="00000000" w:rsidRPr="00000000">
                      <w:rPr>
                        <w:rtl w:val="0"/>
                      </w:rPr>
                    </w:r>
                  </w:ins>
                </w:sdtContent>
              </w:sdt>
              <w:ins w:author="Jennifer Manzanillo" w:id="140" w:date="2026-08-04T19:05:04Z"/>
            </w:sdtContent>
          </w:sdt>
        </w:p>
      </w:sdtContent>
    </w:sdt>
    <w:sdt>
      <w:sdtPr>
        <w:id w:val="-350428359"/>
        <w:tag w:val="goog_rdk_581"/>
      </w:sdtPr>
      <w:sdtContent>
        <w:p w:rsidR="00000000" w:rsidDel="00000000" w:rsidP="00000000" w:rsidRDefault="00000000" w:rsidRPr="00000000" w14:paraId="000001C1">
          <w:pPr>
            <w:pStyle w:val="Heading2"/>
            <w:keepNext w:val="0"/>
            <w:keepLines w:val="0"/>
            <w:spacing w:before="360" w:line="240" w:lineRule="auto"/>
            <w:rPr>
              <w:ins w:author="Jennifer Manzanillo" w:id="140" w:date="2026-08-04T19:05:04Z"/>
              <w:rFonts w:ascii="Times New Roman" w:cs="Times New Roman" w:eastAsia="Times New Roman" w:hAnsi="Times New Roman"/>
              <w:b w:val="1"/>
              <w:bCs w:val="1"/>
              <w:color w:val="000000"/>
              <w:sz w:val="34"/>
              <w:szCs w:val="34"/>
              <w:highlight w:val="yellow"/>
              <w:rPrChange w:author="Jennifer Manzanillo" w:id="141" w:date="2026-08-04T19:05: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134811296"/>
              <w:tag w:val="goog_rdk_579"/>
            </w:sdtPr>
            <w:sdtContent>
              <w:ins w:author="Jennifer Manzanillo" w:id="140" w:date="2026-08-04T19:05:04Z"/>
              <w:sdt>
                <w:sdtPr>
                  <w:id w:val="-2136362888"/>
                  <w:tag w:val="goog_rdk_580"/>
                </w:sdtPr>
                <w:sdtContent>
                  <w:ins w:author="Jennifer Manzanillo" w:id="140" w:date="2026-08-04T19:05:04Z">
                    <w:r w:rsidDel="00000000" w:rsidR="00000000" w:rsidRPr="00000000">
                      <w:rPr>
                        <w:rFonts w:ascii="Times New Roman" w:cs="Times New Roman" w:eastAsia="Times New Roman" w:hAnsi="Times New Roman"/>
                        <w:b w:val="1"/>
                        <w:bCs w:val="1"/>
                        <w:color w:val="000000"/>
                        <w:sz w:val="34"/>
                        <w:szCs w:val="34"/>
                        <w:highlight w:val="yellow"/>
                        <w:rtl w:val="0"/>
                        <w:rPrChange w:author="Jennifer Manzanillo" w:id="141" w:date="2026-08-04T19:05:04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GUIDED TOURS &amp; RAIL ADVENTURES</w:t>
                    </w:r>
                  </w:ins>
                </w:sdtContent>
              </w:sdt>
              <w:ins w:author="Jennifer Manzanillo" w:id="140" w:date="2026-08-04T19:05:04Z">
                <w:bookmarkStart w:colFirst="0" w:colLast="0" w:name="_heading=h.4wx7bk2a67qa" w:id="4"/>
                <w:bookmarkEnd w:id="4"/>
              </w:ins>
            </w:sdtContent>
          </w:sdt>
        </w:p>
      </w:sdtContent>
    </w:sdt>
    <w:sdt>
      <w:sdtPr>
        <w:id w:val="1417440067"/>
        <w:tag w:val="goog_rdk_585"/>
      </w:sdtPr>
      <w:sdtContent>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43" w:date="2026-08-04T19:11:14Z"/>
              <w:rFonts w:ascii="Times New Roman" w:cs="Times New Roman" w:eastAsia="Times New Roman" w:hAnsi="Times New Roman"/>
              <w:b w:val="1"/>
              <w:bCs w:val="1"/>
              <w:i w:val="0"/>
              <w:iCs w:val="0"/>
              <w:smallCaps w:val="0"/>
              <w:strike w:val="0"/>
              <w:color w:val="000000"/>
              <w:sz w:val="32"/>
              <w:szCs w:val="32"/>
              <w:highlight w:val="yellow"/>
              <w:u w:val="none"/>
              <w:vertAlign w:val="baseline"/>
            </w:rPr>
          </w:pPr>
          <w:sdt>
            <w:sdtPr>
              <w:id w:val="1169774778"/>
              <w:tag w:val="goog_rdk_583"/>
            </w:sdtPr>
            <w:sdtContent>
              <w:del w:author="Jennifer Manzanillo" w:id="142" w:date="2026-08-04T09:39:20Z">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yellow"/>
                    <w:u w:val="none"/>
                    <w:vertAlign w:val="baseline"/>
                    <w:rtl w:val="0"/>
                  </w:rPr>
                  <w:delText xml:space="preserve">OUR TOURS</w:delText>
                </w:r>
              </w:del>
            </w:sdtContent>
          </w:sdt>
          <w:sdt>
            <w:sdtPr>
              <w:id w:val="18747125"/>
              <w:tag w:val="goog_rdk_584"/>
            </w:sdtPr>
            <w:sdtContent>
              <w:ins w:author="Jennifer Manzanillo" w:id="143" w:date="2026-08-04T19:11:14Z">
                <w:r w:rsidDel="00000000" w:rsidR="00000000" w:rsidRPr="00000000">
                  <w:rPr>
                    <w:rtl w:val="0"/>
                  </w:rPr>
                </w:r>
              </w:ins>
            </w:sdtContent>
          </w:sdt>
        </w:p>
      </w:sdtContent>
    </w:sdt>
    <w:sdt>
      <w:sdtPr>
        <w:id w:val="-424065096"/>
        <w:tag w:val="goog_rdk_587"/>
      </w:sdtPr>
      <w:sdtContent>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highlight w:val="yellow"/>
              <w:rPrChange w:author="Jennifer Manzanillo" w:id="144" w:date="2026-08-04T19:11: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1355757058"/>
              <w:tag w:val="goog_rdk_586"/>
            </w:sdtPr>
            <w:sdtContent>
              <w:r w:rsidDel="00000000" w:rsidR="00000000" w:rsidRPr="00000000">
                <w:rPr>
                  <w:rtl w:val="0"/>
                </w:rPr>
              </w:r>
            </w:sdtContent>
          </w:sdt>
        </w:p>
      </w:sdtContent>
    </w:sdt>
    <w:sdt>
      <w:sdtPr>
        <w:id w:val="-1693612786"/>
        <w:tag w:val="goog_rdk_589"/>
      </w:sdtPr>
      <w:sdtContent>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5" w:date="2026-08-04T19:29:21Z"/>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Matsiatra River Descent</w:t>
          </w:r>
          <w:sdt>
            <w:sdtPr>
              <w:id w:val="1993559066"/>
              <w:tag w:val="goog_rdk_588"/>
            </w:sdtPr>
            <w:sdtContent>
              <w:del w:author="Jennifer Manzanillo" w:id="145" w:date="2026-08-04T19:29:21Z">
                <w:r w:rsidDel="00000000" w:rsidR="00000000" w:rsidRPr="00000000">
                  <w:rPr>
                    <w:rtl w:val="0"/>
                  </w:rPr>
                </w:r>
              </w:del>
            </w:sdtContent>
          </w:sdt>
        </w:p>
      </w:sdtContent>
    </w:sdt>
    <w:sdt>
      <w:sdtPr>
        <w:id w:val="2109536225"/>
        <w:tag w:val="goog_rdk_593"/>
      </w:sdtPr>
      <w:sdtContent>
        <w:p w:rsidR="00000000" w:rsidDel="00000000" w:rsidP="00000000" w:rsidRDefault="00000000" w:rsidRPr="00000000" w14:paraId="000001C5">
          <w:pPr>
            <w:spacing w:after="240" w:before="240" w:line="240" w:lineRule="auto"/>
            <w:rPr>
              <w:ins w:author="Jennifer Manzanillo" w:id="145" w:date="2026-08-04T19:29:21Z"/>
              <w:rFonts w:ascii="Times New Roman" w:cs="Times New Roman" w:eastAsia="Times New Roman" w:hAnsi="Times New Roman"/>
              <w:sz w:val="28"/>
              <w:szCs w:val="28"/>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pPr>
          <w:sdt>
            <w:sdtPr>
              <w:id w:val="932048982"/>
              <w:tag w:val="goog_rdk_591"/>
            </w:sdtPr>
            <w:sdtContent>
              <w:ins w:author="Jennifer Manzanillo" w:id="145" w:date="2026-08-04T19:29:21Z"/>
              <w:sdt>
                <w:sdtPr>
                  <w:id w:val="1043026321"/>
                  <w:tag w:val="goog_rdk_592"/>
                </w:sdtPr>
                <w:sdtContent>
                  <w:ins w:author="Jennifer Manzanillo" w:id="145" w:date="2026-08-04T19:29:21Z">
                    <w:r w:rsidDel="00000000" w:rsidR="00000000" w:rsidRPr="00000000">
                      <w:rPr>
                        <w:rFonts w:ascii="Times New Roman" w:cs="Times New Roman" w:eastAsia="Times New Roman" w:hAnsi="Times New Roman"/>
                        <w:sz w:val="28"/>
                        <w:szCs w:val="28"/>
                        <w:rtl w:val="0"/>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t xml:space="preserve">Embark on a full-day cultural immersion into the heart of Betsileo country. Paddling along the Matsiatra River—Madagascar’s third-largest river—this traditional canoe journey offers an authentic look into local village life and the ancient kingdom history of the region.</w:t>
                    </w:r>
                  </w:ins>
                </w:sdtContent>
              </w:sdt>
              <w:ins w:author="Jennifer Manzanillo" w:id="145" w:date="2026-08-04T19:29:21Z"/>
            </w:sdtContent>
          </w:sdt>
        </w:p>
      </w:sdtContent>
    </w:sdt>
    <w:sdt>
      <w:sdtPr>
        <w:id w:val="1755365591"/>
        <w:tag w:val="goog_rdk_596"/>
      </w:sdtPr>
      <w:sdtContent>
        <w:p w:rsidR="00000000" w:rsidDel="00000000" w:rsidP="00000000" w:rsidRDefault="00000000" w:rsidRPr="00000000" w14:paraId="000001C6">
          <w:pPr>
            <w:spacing w:after="240" w:before="240" w:line="240" w:lineRule="auto"/>
            <w:rPr>
              <w:ins w:author="Jennifer Manzanillo" w:id="145" w:date="2026-08-04T19:29:21Z"/>
              <w:rFonts w:ascii="Times New Roman" w:cs="Times New Roman" w:eastAsia="Times New Roman" w:hAnsi="Times New Roman"/>
              <w:b w:val="1"/>
              <w:bCs w:val="1"/>
              <w:sz w:val="32"/>
              <w:szCs w:val="32"/>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pPr>
          <w:sdt>
            <w:sdtPr>
              <w:id w:val="779872388"/>
              <w:tag w:val="goog_rdk_594"/>
            </w:sdtPr>
            <w:sdtContent>
              <w:ins w:author="Jennifer Manzanillo" w:id="145" w:date="2026-08-04T19:29:21Z"/>
              <w:sdt>
                <w:sdtPr>
                  <w:id w:val="1530736031"/>
                  <w:tag w:val="goog_rdk_595"/>
                </w:sdtPr>
                <w:sdtContent>
                  <w:ins w:author="Jennifer Manzanillo" w:id="145" w:date="2026-08-04T19:29:21Z">
                    <w:r w:rsidDel="00000000" w:rsidR="00000000" w:rsidRPr="00000000">
                      <w:rPr>
                        <w:rFonts w:ascii="Times New Roman" w:cs="Times New Roman" w:eastAsia="Times New Roman" w:hAnsi="Times New Roman"/>
                        <w:b w:val="1"/>
                        <w:bCs w:val="1"/>
                        <w:sz w:val="32"/>
                        <w:szCs w:val="32"/>
                        <w:rtl w:val="0"/>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t xml:space="preserve">Tour Itinerary:</w:t>
                    </w:r>
                  </w:ins>
                </w:sdtContent>
              </w:sdt>
              <w:ins w:author="Jennifer Manzanillo" w:id="145" w:date="2026-08-04T19:29:21Z"/>
            </w:sdtContent>
          </w:sdt>
        </w:p>
      </w:sdtContent>
    </w:sdt>
    <w:sdt>
      <w:sdtPr>
        <w:id w:val="-1926757379"/>
        <w:tag w:val="goog_rdk_600"/>
      </w:sdtPr>
      <w:sdtContent>
        <w:p w:rsidR="00000000" w:rsidDel="00000000" w:rsidP="00000000" w:rsidRDefault="00000000" w:rsidRPr="00000000" w14:paraId="000001C7">
          <w:pPr>
            <w:numPr>
              <w:ilvl w:val="0"/>
              <w:numId w:val="2"/>
            </w:numPr>
            <w:spacing w:after="0" w:afterAutospacing="0" w:before="240" w:line="240" w:lineRule="auto"/>
            <w:ind w:left="720" w:hanging="360"/>
            <w:rPr>
              <w:ins w:author="Jennifer Manzanillo" w:id="145" w:date="2026-08-04T19:29:21Z"/>
              <w:rFonts w:ascii="Times New Roman" w:cs="Times New Roman" w:eastAsia="Times New Roman" w:hAnsi="Times New Roman"/>
              <w:sz w:val="28"/>
              <w:szCs w:val="28"/>
            </w:rPr>
          </w:pPr>
          <w:sdt>
            <w:sdtPr>
              <w:id w:val="1589879961"/>
              <w:tag w:val="goog_rdk_597"/>
            </w:sdtPr>
            <w:sdtContent>
              <w:ins w:author="Jennifer Manzanillo" w:id="145" w:date="2026-08-04T19:29:21Z"/>
              <w:sdt>
                <w:sdtPr>
                  <w:id w:val="855259223"/>
                  <w:tag w:val="goog_rdk_598"/>
                </w:sdtPr>
                <w:sdtContent>
                  <w:ins w:author="Jennifer Manzanillo" w:id="145" w:date="2026-08-04T19:29:21Z">
                    <w:r w:rsidDel="00000000" w:rsidR="00000000" w:rsidRPr="00000000">
                      <w:rPr>
                        <w:rFonts w:ascii="Times New Roman" w:cs="Times New Roman" w:eastAsia="Times New Roman" w:hAnsi="Times New Roman"/>
                        <w:b w:val="1"/>
                        <w:bCs w:val="1"/>
                        <w:sz w:val="28"/>
                        <w:szCs w:val="28"/>
                        <w:rtl w:val="0"/>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t xml:space="preserve">Departure:</w:t>
                    </w:r>
                  </w:ins>
                </w:sdtContent>
              </w:sdt>
              <w:ins w:author="Jennifer Manzanillo" w:id="145" w:date="2026-08-04T19:29:21Z">
                <w:sdt>
                  <w:sdtPr>
                    <w:id w:val="-230469402"/>
                    <w:tag w:val="goog_rdk_599"/>
                  </w:sdtPr>
                  <w:sdtContent>
                    <w:r w:rsidDel="00000000" w:rsidR="00000000" w:rsidRPr="00000000">
                      <w:rPr>
                        <w:rFonts w:ascii="Times New Roman" w:cs="Times New Roman" w:eastAsia="Times New Roman" w:hAnsi="Times New Roman"/>
                        <w:sz w:val="28"/>
                        <w:szCs w:val="28"/>
                        <w:rtl w:val="0"/>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t xml:space="preserve"> Drive from Lac Hôtel to the village of Mahasoabe (45 km).</w:t>
                    </w:r>
                  </w:sdtContent>
                </w:sdt>
              </w:ins>
            </w:sdtContent>
          </w:sdt>
        </w:p>
      </w:sdtContent>
    </w:sdt>
    <w:sdt>
      <w:sdtPr>
        <w:id w:val="-358836645"/>
        <w:tag w:val="goog_rdk_604"/>
      </w:sdtPr>
      <w:sdtContent>
        <w:p w:rsidR="00000000" w:rsidDel="00000000" w:rsidP="00000000" w:rsidRDefault="00000000" w:rsidRPr="00000000" w14:paraId="000001C8">
          <w:pPr>
            <w:numPr>
              <w:ilvl w:val="0"/>
              <w:numId w:val="2"/>
            </w:numPr>
            <w:spacing w:after="0" w:afterAutospacing="0" w:before="0" w:beforeAutospacing="0" w:line="240" w:lineRule="auto"/>
            <w:ind w:left="720" w:hanging="360"/>
            <w:rPr>
              <w:ins w:author="Jennifer Manzanillo" w:id="145" w:date="2026-08-04T19:29:21Z"/>
              <w:rFonts w:ascii="Times New Roman" w:cs="Times New Roman" w:eastAsia="Times New Roman" w:hAnsi="Times New Roman"/>
              <w:sz w:val="28"/>
              <w:szCs w:val="28"/>
            </w:rPr>
          </w:pPr>
          <w:sdt>
            <w:sdtPr>
              <w:id w:val="-1278816191"/>
              <w:tag w:val="goog_rdk_601"/>
            </w:sdtPr>
            <w:sdtContent>
              <w:ins w:author="Jennifer Manzanillo" w:id="145" w:date="2026-08-04T19:29:21Z"/>
              <w:sdt>
                <w:sdtPr>
                  <w:id w:val="-1232284583"/>
                  <w:tag w:val="goog_rdk_602"/>
                </w:sdtPr>
                <w:sdtContent>
                  <w:ins w:author="Jennifer Manzanillo" w:id="145" w:date="2026-08-04T19:29:21Z">
                    <w:r w:rsidDel="00000000" w:rsidR="00000000" w:rsidRPr="00000000">
                      <w:rPr>
                        <w:rFonts w:ascii="Times New Roman" w:cs="Times New Roman" w:eastAsia="Times New Roman" w:hAnsi="Times New Roman"/>
                        <w:b w:val="1"/>
                        <w:bCs w:val="1"/>
                        <w:sz w:val="28"/>
                        <w:szCs w:val="28"/>
                        <w:rtl w:val="0"/>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t xml:space="preserve">River Journey:</w:t>
                    </w:r>
                  </w:ins>
                </w:sdtContent>
              </w:sdt>
              <w:ins w:author="Jennifer Manzanillo" w:id="145" w:date="2026-08-04T19:29:21Z">
                <w:sdt>
                  <w:sdtPr>
                    <w:id w:val="-1248712241"/>
                    <w:tag w:val="goog_rdk_603"/>
                  </w:sdtPr>
                  <w:sdtContent>
                    <w:r w:rsidDel="00000000" w:rsidR="00000000" w:rsidRPr="00000000">
                      <w:rPr>
                        <w:rFonts w:ascii="Times New Roman" w:cs="Times New Roman" w:eastAsia="Times New Roman" w:hAnsi="Times New Roman"/>
                        <w:sz w:val="28"/>
                        <w:szCs w:val="28"/>
                        <w:rtl w:val="0"/>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t xml:space="preserve"> A 2-hour gentle canoe descent winding past terraced rice fields, granite peaks, traditional Betsileo homes, and diverse local birdlife.</w:t>
                    </w:r>
                  </w:sdtContent>
                </w:sdt>
              </w:ins>
            </w:sdtContent>
          </w:sdt>
        </w:p>
      </w:sdtContent>
    </w:sdt>
    <w:sdt>
      <w:sdtPr>
        <w:id w:val="1470316943"/>
        <w:tag w:val="goog_rdk_608"/>
      </w:sdtPr>
      <w:sdtContent>
        <w:p w:rsidR="00000000" w:rsidDel="00000000" w:rsidP="00000000" w:rsidRDefault="00000000" w:rsidRPr="00000000" w14:paraId="000001C9">
          <w:pPr>
            <w:numPr>
              <w:ilvl w:val="0"/>
              <w:numId w:val="2"/>
            </w:numPr>
            <w:spacing w:after="0" w:afterAutospacing="0" w:before="0" w:beforeAutospacing="0" w:line="240" w:lineRule="auto"/>
            <w:ind w:left="720" w:hanging="360"/>
            <w:rPr>
              <w:ins w:author="Jennifer Manzanillo" w:id="145" w:date="2026-08-04T19:29:21Z"/>
              <w:rFonts w:ascii="Times New Roman" w:cs="Times New Roman" w:eastAsia="Times New Roman" w:hAnsi="Times New Roman"/>
              <w:sz w:val="28"/>
              <w:szCs w:val="28"/>
            </w:rPr>
          </w:pPr>
          <w:sdt>
            <w:sdtPr>
              <w:id w:val="-846540359"/>
              <w:tag w:val="goog_rdk_605"/>
            </w:sdtPr>
            <w:sdtContent>
              <w:ins w:author="Jennifer Manzanillo" w:id="145" w:date="2026-08-04T19:29:21Z"/>
              <w:sdt>
                <w:sdtPr>
                  <w:id w:val="-1635751499"/>
                  <w:tag w:val="goog_rdk_606"/>
                </w:sdtPr>
                <w:sdtContent>
                  <w:ins w:author="Jennifer Manzanillo" w:id="145" w:date="2026-08-04T19:29:21Z">
                    <w:r w:rsidDel="00000000" w:rsidR="00000000" w:rsidRPr="00000000">
                      <w:rPr>
                        <w:rFonts w:ascii="Times New Roman" w:cs="Times New Roman" w:eastAsia="Times New Roman" w:hAnsi="Times New Roman"/>
                        <w:b w:val="1"/>
                        <w:bCs w:val="1"/>
                        <w:sz w:val="28"/>
                        <w:szCs w:val="28"/>
                        <w:rtl w:val="0"/>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t xml:space="preserve">Waterfall Lunch:</w:t>
                    </w:r>
                  </w:ins>
                </w:sdtContent>
              </w:sdt>
              <w:ins w:author="Jennifer Manzanillo" w:id="145" w:date="2026-08-04T19:29:21Z">
                <w:sdt>
                  <w:sdtPr>
                    <w:id w:val="-145332051"/>
                    <w:tag w:val="goog_rdk_607"/>
                  </w:sdtPr>
                  <w:sdtContent>
                    <w:r w:rsidDel="00000000" w:rsidR="00000000" w:rsidRPr="00000000">
                      <w:rPr>
                        <w:rFonts w:ascii="Times New Roman" w:cs="Times New Roman" w:eastAsia="Times New Roman" w:hAnsi="Times New Roman"/>
                        <w:sz w:val="28"/>
                        <w:szCs w:val="28"/>
                        <w:rtl w:val="0"/>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t xml:space="preserve"> A relaxing picnic lunch served at the foot of a scenic waterfall.</w:t>
                    </w:r>
                  </w:sdtContent>
                </w:sdt>
              </w:ins>
            </w:sdtContent>
          </w:sdt>
        </w:p>
      </w:sdtContent>
    </w:sdt>
    <w:sdt>
      <w:sdtPr>
        <w:id w:val="-30041267"/>
        <w:tag w:val="goog_rdk_612"/>
      </w:sdtPr>
      <w:sdtContent>
        <w:p w:rsidR="00000000" w:rsidDel="00000000" w:rsidP="00000000" w:rsidRDefault="00000000" w:rsidRPr="00000000" w14:paraId="000001CA">
          <w:pPr>
            <w:numPr>
              <w:ilvl w:val="0"/>
              <w:numId w:val="2"/>
            </w:numPr>
            <w:spacing w:after="240" w:before="0" w:beforeAutospacing="0" w:line="240" w:lineRule="auto"/>
            <w:ind w:left="720" w:hanging="360"/>
            <w:rPr>
              <w:ins w:author="Jennifer Manzanillo" w:id="145" w:date="2026-08-04T19:29:21Z"/>
              <w:rFonts w:ascii="Times New Roman" w:cs="Times New Roman" w:eastAsia="Times New Roman" w:hAnsi="Times New Roman"/>
              <w:sz w:val="28"/>
              <w:szCs w:val="28"/>
            </w:rPr>
          </w:pPr>
          <w:sdt>
            <w:sdtPr>
              <w:id w:val="-1906916490"/>
              <w:tag w:val="goog_rdk_609"/>
            </w:sdtPr>
            <w:sdtContent>
              <w:ins w:author="Jennifer Manzanillo" w:id="145" w:date="2026-08-04T19:29:21Z"/>
              <w:sdt>
                <w:sdtPr>
                  <w:id w:val="-1474344188"/>
                  <w:tag w:val="goog_rdk_610"/>
                </w:sdtPr>
                <w:sdtContent>
                  <w:ins w:author="Jennifer Manzanillo" w:id="145" w:date="2026-08-04T19:29:21Z">
                    <w:r w:rsidDel="00000000" w:rsidR="00000000" w:rsidRPr="00000000">
                      <w:rPr>
                        <w:rFonts w:ascii="Times New Roman" w:cs="Times New Roman" w:eastAsia="Times New Roman" w:hAnsi="Times New Roman"/>
                        <w:b w:val="1"/>
                        <w:bCs w:val="1"/>
                        <w:sz w:val="28"/>
                        <w:szCs w:val="28"/>
                        <w:rtl w:val="0"/>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t xml:space="preserve">Village Hike:</w:t>
                    </w:r>
                  </w:ins>
                </w:sdtContent>
              </w:sdt>
              <w:ins w:author="Jennifer Manzanillo" w:id="145" w:date="2026-08-04T19:29:21Z">
                <w:sdt>
                  <w:sdtPr>
                    <w:id w:val="20216632"/>
                    <w:tag w:val="goog_rdk_611"/>
                  </w:sdtPr>
                  <w:sdtContent>
                    <w:r w:rsidDel="00000000" w:rsidR="00000000" w:rsidRPr="00000000">
                      <w:rPr>
                        <w:rFonts w:ascii="Times New Roman" w:cs="Times New Roman" w:eastAsia="Times New Roman" w:hAnsi="Times New Roman"/>
                        <w:sz w:val="28"/>
                        <w:szCs w:val="28"/>
                        <w:rtl w:val="0"/>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t xml:space="preserve"> A 1.5-hour guided hike through local villages, rice paddies, and tea plantations.</w:t>
                    </w:r>
                  </w:sdtContent>
                </w:sdt>
              </w:ins>
            </w:sdtContent>
          </w:sdt>
        </w:p>
      </w:sdtContent>
    </w:sdt>
    <w:sdt>
      <w:sdtPr>
        <w:id w:val="65733862"/>
        <w:tag w:val="goog_rdk_616"/>
      </w:sdtPr>
      <w:sdtContent>
        <w:p w:rsidR="00000000" w:rsidDel="00000000" w:rsidP="00000000" w:rsidRDefault="00000000" w:rsidRPr="00000000" w14:paraId="000001CB">
          <w:pPr>
            <w:spacing w:after="240" w:before="240" w:line="240" w:lineRule="auto"/>
            <w:ind w:left="600" w:right="600" w:firstLine="0"/>
            <w:rPr>
              <w:ins w:author="Jennifer Manzanillo" w:id="145" w:date="2026-08-04T19:29:21Z"/>
              <w:rFonts w:ascii="Times New Roman" w:cs="Times New Roman" w:eastAsia="Times New Roman" w:hAnsi="Times New Roman"/>
              <w:sz w:val="28"/>
              <w:szCs w:val="28"/>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pPr>
          <w:sdt>
            <w:sdtPr>
              <w:id w:val="-1705922486"/>
              <w:tag w:val="goog_rdk_613"/>
            </w:sdtPr>
            <w:sdtContent>
              <w:ins w:author="Jennifer Manzanillo" w:id="145" w:date="2026-08-04T19:29:21Z"/>
              <w:sdt>
                <w:sdtPr>
                  <w:id w:val="14206270"/>
                  <w:tag w:val="goog_rdk_614"/>
                </w:sdtPr>
                <w:sdtContent>
                  <w:ins w:author="Jennifer Manzanillo" w:id="145" w:date="2026-08-04T19:29:21Z">
                    <w:r w:rsidDel="00000000" w:rsidR="00000000" w:rsidRPr="00000000">
                      <w:rPr>
                        <w:rFonts w:ascii="Times New Roman" w:cs="Times New Roman" w:eastAsia="Times New Roman" w:hAnsi="Times New Roman"/>
                        <w:b w:val="1"/>
                        <w:bCs w:val="1"/>
                        <w:sz w:val="28"/>
                        <w:szCs w:val="28"/>
                        <w:rtl w:val="0"/>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t xml:space="preserve">Includes:</w:t>
                    </w:r>
                  </w:ins>
                </w:sdtContent>
              </w:sdt>
              <w:ins w:author="Jennifer Manzanillo" w:id="145" w:date="2026-08-04T19:29:21Z">
                <w:sdt>
                  <w:sdtPr>
                    <w:id w:val="-1000994415"/>
                    <w:tag w:val="goog_rdk_615"/>
                  </w:sdtPr>
                  <w:sdtContent>
                    <w:r w:rsidDel="00000000" w:rsidR="00000000" w:rsidRPr="00000000">
                      <w:rPr>
                        <w:rFonts w:ascii="Times New Roman" w:cs="Times New Roman" w:eastAsia="Times New Roman" w:hAnsi="Times New Roman"/>
                        <w:sz w:val="28"/>
                        <w:szCs w:val="28"/>
                        <w:rtl w:val="0"/>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t xml:space="preserve"> Traditional canoe with boatman, professional guide, picnic lunch, and village taxes.</w:t>
                    </w:r>
                  </w:sdtContent>
                </w:sdt>
              </w:ins>
            </w:sdtContent>
          </w:sdt>
        </w:p>
      </w:sdtContent>
    </w:sdt>
    <w:sdt>
      <w:sdtPr>
        <w:id w:val="1076575404"/>
        <w:tag w:val="goog_rdk_620"/>
      </w:sdtPr>
      <w:sdtContent>
        <w:p w:rsidR="00000000" w:rsidDel="00000000" w:rsidP="00000000" w:rsidRDefault="00000000" w:rsidRPr="00000000" w14:paraId="000001CC">
          <w:pPr>
            <w:spacing w:after="240" w:before="240" w:line="240" w:lineRule="auto"/>
            <w:ind w:left="600" w:right="600" w:firstLine="0"/>
            <w:rPr>
              <w:ins w:author="Jennifer Manzanillo" w:id="145" w:date="2026-08-04T19:29:21Z"/>
              <w:rFonts w:ascii="Times New Roman" w:cs="Times New Roman" w:eastAsia="Times New Roman" w:hAnsi="Times New Roman"/>
              <w:sz w:val="28"/>
              <w:szCs w:val="28"/>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pPr>
          <w:sdt>
            <w:sdtPr>
              <w:id w:val="1630232467"/>
              <w:tag w:val="goog_rdk_617"/>
            </w:sdtPr>
            <w:sdtContent>
              <w:ins w:author="Jennifer Manzanillo" w:id="145" w:date="2026-08-04T19:29:21Z"/>
              <w:sdt>
                <w:sdtPr>
                  <w:id w:val="1250900520"/>
                  <w:tag w:val="goog_rdk_618"/>
                </w:sdtPr>
                <w:sdtContent>
                  <w:ins w:author="Jennifer Manzanillo" w:id="145" w:date="2026-08-04T19:29:21Z">
                    <w:r w:rsidDel="00000000" w:rsidR="00000000" w:rsidRPr="00000000">
                      <w:rPr>
                        <w:rFonts w:ascii="Times New Roman" w:cs="Times New Roman" w:eastAsia="Times New Roman" w:hAnsi="Times New Roman"/>
                        <w:b w:val="1"/>
                        <w:bCs w:val="1"/>
                        <w:sz w:val="28"/>
                        <w:szCs w:val="28"/>
                        <w:rtl w:val="0"/>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t xml:space="preserve">Excludes:</w:t>
                    </w:r>
                  </w:ins>
                </w:sdtContent>
              </w:sdt>
              <w:ins w:author="Jennifer Manzanillo" w:id="145" w:date="2026-08-04T19:29:21Z">
                <w:sdt>
                  <w:sdtPr>
                    <w:id w:val="873251656"/>
                    <w:tag w:val="goog_rdk_619"/>
                  </w:sdtPr>
                  <w:sdtContent>
                    <w:r w:rsidDel="00000000" w:rsidR="00000000" w:rsidRPr="00000000">
                      <w:rPr>
                        <w:rFonts w:ascii="Times New Roman" w:cs="Times New Roman" w:eastAsia="Times New Roman" w:hAnsi="Times New Roman"/>
                        <w:sz w:val="28"/>
                        <w:szCs w:val="28"/>
                        <w:rtl w:val="0"/>
                        <w:rPrChange w:author="Jennifer Manzanillo" w:id="146" w:date="2026-08-04T19:29:21Z">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rPrChange>
                      </w:rPr>
                      <w:t xml:space="preserve"> Vehicle transfer to departure point, drinks, and personal expenses.</w:t>
                    </w:r>
                  </w:sdtContent>
                </w:sdt>
              </w:ins>
            </w:sdtContent>
          </w:sdt>
        </w:p>
      </w:sdtContent>
    </w:sdt>
    <w:sdt>
      <w:sdtPr>
        <w:id w:val="350156383"/>
        <w:tag w:val="goog_rdk_623"/>
      </w:sdtPr>
      <w:sdtContent>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7" w:date="2026-08-04T19:29:1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1294137982"/>
              <w:tag w:val="goog_rdk_622"/>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Embark on a full-day immersion in the heart of Betsileo country. This traditional canoe trip along the Matsiatra River, the third-largest river in Madagascar, allows you to discover the daily life of local villagers and the history of the region’s ancient kingdoms.</w:delText>
                </w:r>
              </w:del>
            </w:sdtContent>
          </w:sdt>
        </w:p>
      </w:sdtContent>
    </w:sdt>
    <w:sdt>
      <w:sdtPr>
        <w:id w:val="-1435091698"/>
        <w:tag w:val="goog_rdk_625"/>
      </w:sdtPr>
      <w:sdtContent>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7" w:date="2026-08-04T19:29:1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393027721"/>
              <w:tag w:val="goog_rdk_624"/>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Program:</w:delText>
                </w:r>
              </w:del>
            </w:sdtContent>
          </w:sdt>
        </w:p>
      </w:sdtContent>
    </w:sdt>
    <w:sdt>
      <w:sdtPr>
        <w:id w:val="85523954"/>
        <w:tag w:val="goog_rdk_627"/>
      </w:sdtPr>
      <w:sdtContent>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7" w:date="2026-08-04T19:29:1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614347291"/>
              <w:tag w:val="goog_rdk_626"/>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Departure: From Lac Hôtel to the village of Mahasoabe (45 km).</w:delText>
                </w:r>
              </w:del>
            </w:sdtContent>
          </w:sdt>
        </w:p>
      </w:sdtContent>
    </w:sdt>
    <w:sdt>
      <w:sdtPr>
        <w:id w:val="1050024637"/>
        <w:tag w:val="goog_rdk_629"/>
      </w:sdtPr>
      <w:sdtContent>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7" w:date="2026-08-04T19:29:1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1028712725"/>
              <w:tag w:val="goog_rdk_628"/>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River journey: A 2-hour descent along the river, winding through terraced rice fields, granite mountains, and typical Betsileo houses. Observe rural life and local bird species along the way.</w:delText>
                </w:r>
              </w:del>
            </w:sdtContent>
          </w:sdt>
        </w:p>
      </w:sdtContent>
    </w:sdt>
    <w:sdt>
      <w:sdtPr>
        <w:id w:val="-1943386307"/>
        <w:tag w:val="goog_rdk_631"/>
      </w:sdtPr>
      <w:sdtContent>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7" w:date="2026-08-04T19:29:1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280705009"/>
              <w:tag w:val="goog_rdk_630"/>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Lunch: Picnic at the foot of a waterfall.</w:delText>
                </w:r>
              </w:del>
            </w:sdtContent>
          </w:sdt>
        </w:p>
      </w:sdtContent>
    </w:sdt>
    <w:sdt>
      <w:sdtPr>
        <w:id w:val="-1439247855"/>
        <w:tag w:val="goog_rdk_633"/>
      </w:sdtPr>
      <w:sdtContent>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7" w:date="2026-08-04T19:29:1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807183993"/>
              <w:tag w:val="goog_rdk_632"/>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Hiking: 1 hour and 30 minutes of walking through villages, rice fields, and tea plantations.</w:delText>
                </w:r>
              </w:del>
            </w:sdtContent>
          </w:sdt>
        </w:p>
      </w:sdtContent>
    </w:sdt>
    <w:sdt>
      <w:sdtPr>
        <w:id w:val="2108972616"/>
        <w:tag w:val="goog_rdk_635"/>
      </w:sdtPr>
      <w:sdtContent>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7" w:date="2026-08-04T19:29:1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697368851"/>
              <w:tag w:val="goog_rdk_634"/>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Included:</w:delText>
                </w:r>
              </w:del>
            </w:sdtContent>
          </w:sdt>
        </w:p>
      </w:sdtContent>
    </w:sdt>
    <w:sdt>
      <w:sdtPr>
        <w:id w:val="1158173631"/>
        <w:tag w:val="goog_rdk_637"/>
      </w:sdtPr>
      <w:sdtContent>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7" w:date="2026-08-04T19:29:1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1918727798"/>
              <w:tag w:val="goog_rdk_636"/>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Picnic lunch</w:delText>
                </w:r>
              </w:del>
            </w:sdtContent>
          </w:sdt>
        </w:p>
      </w:sdtContent>
    </w:sdt>
    <w:sdt>
      <w:sdtPr>
        <w:id w:val="1337673717"/>
        <w:tag w:val="goog_rdk_639"/>
      </w:sdtPr>
      <w:sdtContent>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7" w:date="2026-08-04T19:29:1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2089688070"/>
              <w:tag w:val="goog_rdk_638"/>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Traditional canoe and boatman</w:delText>
                </w:r>
              </w:del>
            </w:sdtContent>
          </w:sdt>
        </w:p>
      </w:sdtContent>
    </w:sdt>
    <w:sdt>
      <w:sdtPr>
        <w:id w:val="1362918029"/>
        <w:tag w:val="goog_rdk_641"/>
      </w:sdtPr>
      <w:sdtContent>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7" w:date="2026-08-04T19:29:1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1634811275"/>
              <w:tag w:val="goog_rdk_640"/>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Accompanying guide</w:delText>
                </w:r>
              </w:del>
            </w:sdtContent>
          </w:sdt>
        </w:p>
      </w:sdtContent>
    </w:sdt>
    <w:sdt>
      <w:sdtPr>
        <w:id w:val="1797209037"/>
        <w:tag w:val="goog_rdk_643"/>
      </w:sdtPr>
      <w:sdtContent>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7" w:date="2026-08-04T19:29:1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1469955943"/>
              <w:tag w:val="goog_rdk_642"/>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Village taxes</w:delText>
                </w:r>
              </w:del>
            </w:sdtContent>
          </w:sdt>
        </w:p>
      </w:sdtContent>
    </w:sdt>
    <w:sdt>
      <w:sdtPr>
        <w:id w:val="1785481466"/>
        <w:tag w:val="goog_rdk_645"/>
      </w:sdtPr>
      <w:sdtContent>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7" w:date="2026-08-04T19:29:1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1796836410"/>
              <w:tag w:val="goog_rdk_644"/>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Not included:</w:delText>
                </w:r>
              </w:del>
            </w:sdtContent>
          </w:sdt>
        </w:p>
      </w:sdtContent>
    </w:sdt>
    <w:sdt>
      <w:sdtPr>
        <w:id w:val="-1161404207"/>
        <w:tag w:val="goog_rdk_647"/>
      </w:sdtPr>
      <w:sdtContent>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7" w:date="2026-08-04T19:29:1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1709463548"/>
              <w:tag w:val="goog_rdk_646"/>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Transportation</w:delText>
                </w:r>
              </w:del>
            </w:sdtContent>
          </w:sdt>
        </w:p>
      </w:sdtContent>
    </w:sdt>
    <w:sdt>
      <w:sdtPr>
        <w:id w:val="1181690218"/>
        <w:tag w:val="goog_rdk_649"/>
      </w:sdtPr>
      <w:sdtContent>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47" w:date="2026-08-04T19:29:19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512622280"/>
              <w:tag w:val="goog_rdk_648"/>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Drinks</w:delText>
                </w:r>
              </w:del>
            </w:sdtContent>
          </w:sdt>
        </w:p>
      </w:sdtContent>
    </w:sdt>
    <w:sdt>
      <w:sdtPr>
        <w:id w:val="-1725408182"/>
        <w:tag w:val="goog_rdk_652"/>
      </w:sdtPr>
      <w:sdtContent>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48" w:date="2026-08-04T19:35:28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1476608879"/>
              <w:tag w:val="goog_rdk_650"/>
            </w:sdtPr>
            <w:sdtContent>
              <w:del w:author="Jennifer Manzanillo" w:id="147" w:date="2026-08-04T19:29:19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Activities not mentioned in the program.</w:delText>
                </w:r>
              </w:del>
            </w:sdtContent>
          </w:sdt>
          <w:sdt>
            <w:sdtPr>
              <w:id w:val="1632056444"/>
              <w:tag w:val="goog_rdk_651"/>
            </w:sdtPr>
            <w:sdtContent>
              <w:ins w:author="Jennifer Manzanillo" w:id="148" w:date="2026-08-04T19:35:28Z">
                <w:r w:rsidDel="00000000" w:rsidR="00000000" w:rsidRPr="00000000">
                  <w:rPr>
                    <w:rtl w:val="0"/>
                  </w:rPr>
                </w:r>
              </w:ins>
            </w:sdtContent>
          </w:sdt>
        </w:p>
      </w:sdtContent>
    </w:sdt>
    <w:sdt>
      <w:sdtPr>
        <w:id w:val="-272026996"/>
        <w:tag w:val="goog_rdk_654"/>
      </w:sdtPr>
      <w:sdtContent>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Change w:author="Jennifer Manzanillo" w:id="149" w:date="2026-08-04T19:35:28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822568618"/>
              <w:tag w:val="goog_rdk_653"/>
            </w:sdtPr>
            <w:sdtContent>
              <w:r w:rsidDel="00000000" w:rsidR="00000000" w:rsidRPr="00000000">
                <w:rPr>
                  <w:rtl w:val="0"/>
                </w:rPr>
              </w:r>
            </w:sdtContent>
          </w:sdt>
        </w:p>
      </w:sdtContent>
    </w:sdt>
    <w:sdt>
      <w:sdtPr>
        <w:id w:val="1023714696"/>
        <w:tag w:val="goog_rdk_659"/>
      </w:sdtPr>
      <w:sdtContent>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50" w:date="2026-08-04T19:49:06Z"/>
              <w:rFonts w:ascii="Times New Roman" w:cs="Times New Roman" w:eastAsia="Times New Roman" w:hAnsi="Times New Roman"/>
              <w:b w:val="1"/>
              <w:bCs w:val="1"/>
              <w:i w:val="0"/>
              <w:iCs w:val="0"/>
              <w:smallCaps w:val="0"/>
              <w:strike w:val="0"/>
              <w:color w:val="000000"/>
              <w:sz w:val="32"/>
              <w:szCs w:val="32"/>
              <w:highlight w:val="yellow"/>
              <w:u w:val="none"/>
              <w:vertAlign w:val="baseline"/>
            </w:rPr>
          </w:pPr>
          <w:sdt>
            <w:sdtPr>
              <w:id w:val="854211766"/>
              <w:tag w:val="goog_rdk_656"/>
            </w:sdtPr>
            <w:sdtContent>
              <w:ins w:author="Jennifer Manzanillo" w:id="150" w:date="2026-08-04T19:49:06Z"/>
              <w:sdt>
                <w:sdtPr>
                  <w:id w:val="1727464678"/>
                  <w:tag w:val="goog_rdk_657"/>
                </w:sdtPr>
                <w:sdtContent>
                  <w:ins w:author="Jennifer Manzanillo" w:id="150" w:date="2026-08-04T19:49:06Z">
                    <w:r w:rsidDel="00000000" w:rsidR="00000000" w:rsidRPr="00000000">
                      <w:rPr>
                        <w:rFonts w:ascii="Times New Roman" w:cs="Times New Roman" w:eastAsia="Times New Roman" w:hAnsi="Times New Roman"/>
                        <w:b w:val="1"/>
                        <w:bCs w:val="1"/>
                        <w:sz w:val="32"/>
                        <w:szCs w:val="32"/>
                        <w:highlight w:val="yellow"/>
                        <w:rtl w:val="0"/>
                        <w:rPrChange w:author="Jennifer Manzanillo" w:id="151" w:date="2026-08-04T19:49:06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t xml:space="preserve">Private Draisine Rail Adventure</w:t>
                    </w:r>
                  </w:ins>
                </w:sdtContent>
              </w:sdt>
              <w:ins w:author="Jennifer Manzanillo" w:id="150" w:date="2026-08-04T19:49:06Z"/>
            </w:sdtContent>
          </w:sdt>
          <w:sdt>
            <w:sdtPr>
              <w:id w:val="1531934085"/>
              <w:tag w:val="goog_rdk_658"/>
            </w:sdtPr>
            <w:sdtContent>
              <w:del w:author="Jennifer Manzanillo" w:id="150" w:date="2026-08-04T19:49:06Z">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yellow"/>
                    <w:u w:val="none"/>
                    <w:vertAlign w:val="baseline"/>
                    <w:rtl w:val="0"/>
                  </w:rPr>
                  <w:delText xml:space="preserve">PRIVATE DRAISINE RENTAL</w:delText>
                </w:r>
              </w:del>
            </w:sdtContent>
          </w:sdt>
        </w:p>
      </w:sdtContent>
    </w:sdt>
    <w:sdt>
      <w:sdtPr>
        <w:id w:val="261120395"/>
        <w:tag w:val="goog_rdk_663"/>
      </w:sdtPr>
      <w:sdtContent>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52" w:date="2026-08-04T19:49:14Z"/>
              <w:rFonts w:ascii="Times New Roman" w:cs="Times New Roman" w:eastAsia="Times New Roman" w:hAnsi="Times New Roman"/>
              <w:sz w:val="32"/>
              <w:szCs w:val="32"/>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578471199"/>
              <w:tag w:val="goog_rdk_661"/>
            </w:sdtPr>
            <w:sdtContent>
              <w:ins w:author="Jennifer Manzanillo" w:id="152" w:date="2026-08-04T19:49:14Z"/>
              <w:sdt>
                <w:sdtPr>
                  <w:id w:val="442234773"/>
                  <w:tag w:val="goog_rdk_662"/>
                </w:sdtPr>
                <w:sdtContent>
                  <w:ins w:author="Jennifer Manzanillo" w:id="152" w:date="2026-08-04T19:49:14Z">
                    <w:r w:rsidDel="00000000" w:rsidR="00000000" w:rsidRPr="00000000">
                      <w:rPr>
                        <w:rtl w:val="0"/>
                      </w:rPr>
                    </w:r>
                  </w:ins>
                </w:sdtContent>
              </w:sdt>
              <w:ins w:author="Jennifer Manzanillo" w:id="152" w:date="2026-08-04T19:49:14Z"/>
            </w:sdtContent>
          </w:sdt>
        </w:p>
      </w:sdtContent>
    </w:sdt>
    <w:sdt>
      <w:sdtPr>
        <w:id w:val="1194277015"/>
        <w:tag w:val="goog_rdk_668"/>
      </w:sdtPr>
      <w:sdtContent>
        <w:p w:rsidR="00000000" w:rsidDel="00000000" w:rsidP="00000000" w:rsidRDefault="00000000" w:rsidRPr="00000000" w14:paraId="000001DF">
          <w:pPr>
            <w:spacing w:after="240" w:before="240" w:line="240" w:lineRule="auto"/>
            <w:rPr>
              <w:ins w:author="Jennifer Manzanillo" w:id="152" w:date="2026-08-04T19:49:14Z"/>
              <w:rFonts w:ascii="Times New Roman" w:cs="Times New Roman" w:eastAsia="Times New Roman" w:hAnsi="Times New Roman"/>
              <w:sz w:val="28"/>
              <w:szCs w:val="28"/>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2027300890"/>
              <w:tag w:val="goog_rdk_664"/>
            </w:sdtPr>
            <w:sdtContent>
              <w:ins w:author="Jennifer Manzanillo" w:id="152" w:date="2026-08-04T19:49:14Z"/>
              <w:sdt>
                <w:sdtPr>
                  <w:id w:val="-983390609"/>
                  <w:tag w:val="goog_rdk_665"/>
                </w:sdtPr>
                <w:sdtContent>
                  <w:ins w:author="Jennifer Manzanillo" w:id="152" w:date="2026-08-04T19:49:14Z">
                    <w:r w:rsidDel="00000000" w:rsidR="00000000" w:rsidRPr="00000000">
                      <w:rPr>
                        <w:rFonts w:ascii="Times New Roman" w:cs="Times New Roman" w:eastAsia="Times New Roman" w:hAnsi="Times New Roman"/>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Experience Madagascar from a whole new perspective by privately renting a </w:t>
                    </w:r>
                  </w:ins>
                </w:sdtContent>
              </w:sdt>
              <w:ins w:author="Jennifer Manzanillo" w:id="152" w:date="2026-08-04T19:49:14Z">
                <w:sdt>
                  <w:sdtPr>
                    <w:id w:val="1031157936"/>
                    <w:tag w:val="goog_rdk_666"/>
                  </w:sdtPr>
                  <w:sdtContent>
                    <w:r w:rsidDel="00000000" w:rsidR="00000000" w:rsidRPr="00000000">
                      <w:rPr>
                        <w:rFonts w:ascii="Times New Roman" w:cs="Times New Roman" w:eastAsia="Times New Roman" w:hAnsi="Times New Roman"/>
                        <w:i w:val="1"/>
                        <w:iCs w:val="1"/>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draisine</w:t>
                    </w:r>
                  </w:sdtContent>
                </w:sdt>
                <w:sdt>
                  <w:sdtPr>
                    <w:id w:val="1533392124"/>
                    <w:tag w:val="goog_rdk_667"/>
                  </w:sdtPr>
                  <w:sdtContent>
                    <w:r w:rsidDel="00000000" w:rsidR="00000000" w:rsidRPr="00000000">
                      <w:rPr>
                        <w:rFonts w:ascii="Times New Roman" w:cs="Times New Roman" w:eastAsia="Times New Roman" w:hAnsi="Times New Roman"/>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(rail motorcar) to journey along the tracks at your own pace. Passing through dramatic landscapes, primary rainforests, and remote mountain villages, this unique rail excursion promises an unforgettable journey.</w:t>
                    </w:r>
                  </w:sdtContent>
                </w:sdt>
              </w:ins>
            </w:sdtContent>
          </w:sdt>
        </w:p>
      </w:sdtContent>
    </w:sdt>
    <w:sdt>
      <w:sdtPr>
        <w:id w:val="1224611085"/>
        <w:tag w:val="goog_rdk_671"/>
      </w:sdtPr>
      <w:sdtContent>
        <w:p w:rsidR="00000000" w:rsidDel="00000000" w:rsidP="00000000" w:rsidRDefault="00000000" w:rsidRPr="00000000" w14:paraId="000001E0">
          <w:pPr>
            <w:spacing w:after="240" w:before="240" w:line="240" w:lineRule="auto"/>
            <w:rPr>
              <w:ins w:author="Jennifer Manzanillo" w:id="152" w:date="2026-08-04T19:49:14Z"/>
              <w:rFonts w:ascii="Times New Roman" w:cs="Times New Roman" w:eastAsia="Times New Roman" w:hAnsi="Times New Roman"/>
              <w:b w:val="1"/>
              <w:bCs w:val="1"/>
              <w:sz w:val="28"/>
              <w:szCs w:val="28"/>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1651346913"/>
              <w:tag w:val="goog_rdk_669"/>
            </w:sdtPr>
            <w:sdtContent>
              <w:ins w:author="Jennifer Manzanillo" w:id="152" w:date="2026-08-04T19:49:14Z"/>
              <w:sdt>
                <w:sdtPr>
                  <w:id w:val="-1250586690"/>
                  <w:tag w:val="goog_rdk_670"/>
                </w:sdtPr>
                <w:sdtContent>
                  <w:ins w:author="Jennifer Manzanillo" w:id="152" w:date="2026-08-04T19:49:14Z">
                    <w:r w:rsidDel="00000000" w:rsidR="00000000" w:rsidRPr="00000000">
                      <w:rPr>
                        <w:rFonts w:ascii="Times New Roman" w:cs="Times New Roman" w:eastAsia="Times New Roman" w:hAnsi="Times New Roman"/>
                        <w:b w:val="1"/>
                        <w:bCs w:val="1"/>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Conservation Focus:</w:t>
                    </w:r>
                  </w:ins>
                </w:sdtContent>
              </w:sdt>
              <w:ins w:author="Jennifer Manzanillo" w:id="152" w:date="2026-08-04T19:49:14Z"/>
            </w:sdtContent>
          </w:sdt>
        </w:p>
      </w:sdtContent>
    </w:sdt>
    <w:sdt>
      <w:sdtPr>
        <w:id w:val="-1909450375"/>
        <w:tag w:val="goog_rdk_678"/>
      </w:sdtPr>
      <w:sdtContent>
        <w:p w:rsidR="00000000" w:rsidDel="00000000" w:rsidP="00000000" w:rsidRDefault="00000000" w:rsidRPr="00000000" w14:paraId="000001E1">
          <w:pPr>
            <w:spacing w:after="240" w:before="240" w:line="240" w:lineRule="auto"/>
            <w:rPr>
              <w:ins w:author="Jennifer Manzanillo" w:id="152" w:date="2026-08-04T19:49:14Z"/>
              <w:rFonts w:ascii="Times New Roman" w:cs="Times New Roman" w:eastAsia="Times New Roman" w:hAnsi="Times New Roman"/>
              <w:sz w:val="28"/>
              <w:szCs w:val="28"/>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884013095"/>
              <w:tag w:val="goog_rdk_672"/>
            </w:sdtPr>
            <w:sdtContent>
              <w:ins w:author="Jennifer Manzanillo" w:id="152" w:date="2026-08-04T19:49:14Z"/>
              <w:sdt>
                <w:sdtPr>
                  <w:id w:val="-888940357"/>
                  <w:tag w:val="goog_rdk_673"/>
                </w:sdtPr>
                <w:sdtContent>
                  <w:ins w:author="Jennifer Manzanillo" w:id="152" w:date="2026-08-04T19:49:14Z">
                    <w:r w:rsidDel="00000000" w:rsidR="00000000" w:rsidRPr="00000000">
                      <w:rPr>
                        <w:rFonts w:ascii="Times New Roman" w:cs="Times New Roman" w:eastAsia="Times New Roman" w:hAnsi="Times New Roman"/>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We are actively developing a conservation initiative in Andrambovato (the 3rd rail station after Sahambavy) to help protect the vital primary forest corridor linking </w:t>
                    </w:r>
                  </w:ins>
                </w:sdtContent>
              </w:sdt>
              <w:ins w:author="Jennifer Manzanillo" w:id="152" w:date="2026-08-04T19:49:14Z">
                <w:sdt>
                  <w:sdtPr>
                    <w:id w:val="-1736479203"/>
                    <w:tag w:val="goog_rdk_674"/>
                  </w:sdtPr>
                  <w:sdtContent>
                    <w:r w:rsidDel="00000000" w:rsidR="00000000" w:rsidRPr="00000000">
                      <w:rPr>
                        <w:rFonts w:ascii="Times New Roman" w:cs="Times New Roman" w:eastAsia="Times New Roman" w:hAnsi="Times New Roman"/>
                        <w:b w:val="1"/>
                        <w:bCs w:val="1"/>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Ranomafana National Park</w:t>
                    </w:r>
                  </w:sdtContent>
                </w:sdt>
                <w:sdt>
                  <w:sdtPr>
                    <w:id w:val="1789660731"/>
                    <w:tag w:val="goog_rdk_675"/>
                  </w:sdtPr>
                  <w:sdtContent>
                    <w:r w:rsidDel="00000000" w:rsidR="00000000" w:rsidRPr="00000000">
                      <w:rPr>
                        <w:rFonts w:ascii="Times New Roman" w:cs="Times New Roman" w:eastAsia="Times New Roman" w:hAnsi="Times New Roman"/>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and </w:t>
                    </w:r>
                  </w:sdtContent>
                </w:sdt>
                <w:sdt>
                  <w:sdtPr>
                    <w:id w:val="-126227168"/>
                    <w:tag w:val="goog_rdk_676"/>
                  </w:sdtPr>
                  <w:sdtContent>
                    <w:r w:rsidDel="00000000" w:rsidR="00000000" w:rsidRPr="00000000">
                      <w:rPr>
                        <w:rFonts w:ascii="Times New Roman" w:cs="Times New Roman" w:eastAsia="Times New Roman" w:hAnsi="Times New Roman"/>
                        <w:b w:val="1"/>
                        <w:bCs w:val="1"/>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Andringitra National Park</w:t>
                    </w:r>
                  </w:sdtContent>
                </w:sdt>
                <w:sdt>
                  <w:sdtPr>
                    <w:id w:val="-593570838"/>
                    <w:tag w:val="goog_rdk_677"/>
                  </w:sdtPr>
                  <w:sdtContent>
                    <w:r w:rsidDel="00000000" w:rsidR="00000000" w:rsidRPr="00000000">
                      <w:rPr>
                        <w:rFonts w:ascii="Times New Roman" w:cs="Times New Roman" w:eastAsia="Times New Roman" w:hAnsi="Times New Roman"/>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w:t>
                    </w:r>
                  </w:sdtContent>
                </w:sdt>
              </w:ins>
            </w:sdtContent>
          </w:sdt>
        </w:p>
      </w:sdtContent>
    </w:sdt>
    <w:sdt>
      <w:sdtPr>
        <w:id w:val="186996021"/>
        <w:tag w:val="goog_rdk_681"/>
      </w:sdtPr>
      <w:sdtContent>
        <w:p w:rsidR="00000000" w:rsidDel="00000000" w:rsidP="00000000" w:rsidRDefault="00000000" w:rsidRPr="00000000" w14:paraId="000001E2">
          <w:pPr>
            <w:spacing w:after="240" w:before="240" w:line="240" w:lineRule="auto"/>
            <w:rPr>
              <w:ins w:author="Jennifer Manzanillo" w:id="152" w:date="2026-08-04T19:49:14Z"/>
              <w:rFonts w:ascii="Times New Roman" w:cs="Times New Roman" w:eastAsia="Times New Roman" w:hAnsi="Times New Roman"/>
              <w:b w:val="1"/>
              <w:bCs w:val="1"/>
              <w:sz w:val="28"/>
              <w:szCs w:val="28"/>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539624769"/>
              <w:tag w:val="goog_rdk_679"/>
            </w:sdtPr>
            <w:sdtContent>
              <w:ins w:author="Jennifer Manzanillo" w:id="152" w:date="2026-08-04T19:49:14Z"/>
              <w:sdt>
                <w:sdtPr>
                  <w:id w:val="-907165187"/>
                  <w:tag w:val="goog_rdk_680"/>
                </w:sdtPr>
                <w:sdtContent>
                  <w:ins w:author="Jennifer Manzanillo" w:id="152" w:date="2026-08-04T19:49:14Z">
                    <w:r w:rsidDel="00000000" w:rsidR="00000000" w:rsidRPr="00000000">
                      <w:rPr>
                        <w:rFonts w:ascii="Times New Roman" w:cs="Times New Roman" w:eastAsia="Times New Roman" w:hAnsi="Times New Roman"/>
                        <w:b w:val="1"/>
                        <w:bCs w:val="1"/>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Available Routes (Departing directly opposite the hotel at Sahambavy Station):</w:t>
                    </w:r>
                  </w:ins>
                </w:sdtContent>
              </w:sdt>
              <w:ins w:author="Jennifer Manzanillo" w:id="152" w:date="2026-08-04T19:49:14Z"/>
            </w:sdtContent>
          </w:sdt>
        </w:p>
      </w:sdtContent>
    </w:sdt>
    <w:sdt>
      <w:sdtPr>
        <w:id w:val="2115985407"/>
        <w:tag w:val="goog_rdk_684"/>
      </w:sdtPr>
      <w:sdtContent>
        <w:p w:rsidR="00000000" w:rsidDel="00000000" w:rsidP="00000000" w:rsidRDefault="00000000" w:rsidRPr="00000000" w14:paraId="000001E3">
          <w:pPr>
            <w:numPr>
              <w:ilvl w:val="0"/>
              <w:numId w:val="21"/>
            </w:numPr>
            <w:spacing w:after="0" w:afterAutospacing="0" w:before="240" w:line="240" w:lineRule="auto"/>
            <w:ind w:left="720" w:hanging="360"/>
            <w:rPr>
              <w:ins w:author="Jennifer Manzanillo" w:id="152" w:date="2026-08-04T19:49:14Z"/>
              <w:rFonts w:ascii="Times New Roman" w:cs="Times New Roman" w:eastAsia="Times New Roman" w:hAnsi="Times New Roman"/>
              <w:sz w:val="28"/>
              <w:szCs w:val="28"/>
            </w:rPr>
          </w:pPr>
          <w:sdt>
            <w:sdtPr>
              <w:id w:val="477114282"/>
              <w:tag w:val="goog_rdk_682"/>
            </w:sdtPr>
            <w:sdtContent>
              <w:ins w:author="Jennifer Manzanillo" w:id="152" w:date="2026-08-04T19:49:14Z"/>
              <w:sdt>
                <w:sdtPr>
                  <w:id w:val="1413795173"/>
                  <w:tag w:val="goog_rdk_683"/>
                </w:sdtPr>
                <w:sdtContent>
                  <w:ins w:author="Jennifer Manzanillo" w:id="152" w:date="2026-08-04T19:49:14Z">
                    <w:r w:rsidDel="00000000" w:rsidR="00000000" w:rsidRPr="00000000">
                      <w:rPr>
                        <w:rFonts w:ascii="Times New Roman" w:cs="Times New Roman" w:eastAsia="Times New Roman" w:hAnsi="Times New Roman"/>
                        <w:b w:val="1"/>
                        <w:bCs w:val="1"/>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Sahambavy – Andrambovato</w:t>
                    </w:r>
                  </w:ins>
                </w:sdtContent>
              </w:sdt>
              <w:ins w:author="Jennifer Manzanillo" w:id="152" w:date="2026-08-04T19:49:14Z"/>
            </w:sdtContent>
          </w:sdt>
        </w:p>
      </w:sdtContent>
    </w:sdt>
    <w:sdt>
      <w:sdtPr>
        <w:id w:val="-456982759"/>
        <w:tag w:val="goog_rdk_687"/>
      </w:sdtPr>
      <w:sdtContent>
        <w:p w:rsidR="00000000" w:rsidDel="00000000" w:rsidP="00000000" w:rsidRDefault="00000000" w:rsidRPr="00000000" w14:paraId="000001E4">
          <w:pPr>
            <w:numPr>
              <w:ilvl w:val="0"/>
              <w:numId w:val="21"/>
            </w:numPr>
            <w:spacing w:after="0" w:afterAutospacing="0" w:before="0" w:beforeAutospacing="0" w:line="240" w:lineRule="auto"/>
            <w:ind w:left="720" w:hanging="360"/>
            <w:rPr>
              <w:ins w:author="Jennifer Manzanillo" w:id="152" w:date="2026-08-04T19:49:14Z"/>
              <w:rFonts w:ascii="Times New Roman" w:cs="Times New Roman" w:eastAsia="Times New Roman" w:hAnsi="Times New Roman"/>
              <w:sz w:val="28"/>
              <w:szCs w:val="28"/>
            </w:rPr>
          </w:pPr>
          <w:sdt>
            <w:sdtPr>
              <w:id w:val="1550192917"/>
              <w:tag w:val="goog_rdk_685"/>
            </w:sdtPr>
            <w:sdtContent>
              <w:ins w:author="Jennifer Manzanillo" w:id="152" w:date="2026-08-04T19:49:14Z"/>
              <w:sdt>
                <w:sdtPr>
                  <w:id w:val="-1923593649"/>
                  <w:tag w:val="goog_rdk_686"/>
                </w:sdtPr>
                <w:sdtContent>
                  <w:ins w:author="Jennifer Manzanillo" w:id="152" w:date="2026-08-04T19:49:14Z">
                    <w:r w:rsidDel="00000000" w:rsidR="00000000" w:rsidRPr="00000000">
                      <w:rPr>
                        <w:rFonts w:ascii="Times New Roman" w:cs="Times New Roman" w:eastAsia="Times New Roman" w:hAnsi="Times New Roman"/>
                        <w:b w:val="1"/>
                        <w:bCs w:val="1"/>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Sahambavy – Manapatrana</w:t>
                    </w:r>
                  </w:ins>
                </w:sdtContent>
              </w:sdt>
              <w:ins w:author="Jennifer Manzanillo" w:id="152" w:date="2026-08-04T19:49:14Z"/>
            </w:sdtContent>
          </w:sdt>
        </w:p>
      </w:sdtContent>
    </w:sdt>
    <w:sdt>
      <w:sdtPr>
        <w:id w:val="484250749"/>
        <w:tag w:val="goog_rdk_690"/>
      </w:sdtPr>
      <w:sdtContent>
        <w:p w:rsidR="00000000" w:rsidDel="00000000" w:rsidP="00000000" w:rsidRDefault="00000000" w:rsidRPr="00000000" w14:paraId="000001E5">
          <w:pPr>
            <w:numPr>
              <w:ilvl w:val="0"/>
              <w:numId w:val="21"/>
            </w:numPr>
            <w:spacing w:after="240" w:before="0" w:beforeAutospacing="0" w:line="240" w:lineRule="auto"/>
            <w:ind w:left="720" w:hanging="360"/>
            <w:rPr>
              <w:ins w:author="Jennifer Manzanillo" w:id="152" w:date="2026-08-04T19:49:14Z"/>
              <w:rFonts w:ascii="Times New Roman" w:cs="Times New Roman" w:eastAsia="Times New Roman" w:hAnsi="Times New Roman"/>
              <w:sz w:val="28"/>
              <w:szCs w:val="28"/>
            </w:rPr>
          </w:pPr>
          <w:sdt>
            <w:sdtPr>
              <w:id w:val="976048018"/>
              <w:tag w:val="goog_rdk_688"/>
            </w:sdtPr>
            <w:sdtContent>
              <w:ins w:author="Jennifer Manzanillo" w:id="152" w:date="2026-08-04T19:49:14Z"/>
              <w:sdt>
                <w:sdtPr>
                  <w:id w:val="-123124708"/>
                  <w:tag w:val="goog_rdk_689"/>
                </w:sdtPr>
                <w:sdtContent>
                  <w:ins w:author="Jennifer Manzanillo" w:id="152" w:date="2026-08-04T19:49:14Z">
                    <w:r w:rsidDel="00000000" w:rsidR="00000000" w:rsidRPr="00000000">
                      <w:rPr>
                        <w:rFonts w:ascii="Times New Roman" w:cs="Times New Roman" w:eastAsia="Times New Roman" w:hAnsi="Times New Roman"/>
                        <w:b w:val="1"/>
                        <w:bCs w:val="1"/>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Sahambavy – Manakara</w:t>
                    </w:r>
                  </w:ins>
                </w:sdtContent>
              </w:sdt>
              <w:ins w:author="Jennifer Manzanillo" w:id="152" w:date="2026-08-04T19:49:14Z"/>
            </w:sdtContent>
          </w:sdt>
        </w:p>
      </w:sdtContent>
    </w:sdt>
    <w:sdt>
      <w:sdtPr>
        <w:id w:val="-1196164790"/>
        <w:tag w:val="goog_rdk_695"/>
      </w:sdtPr>
      <w:sdtContent>
        <w:p w:rsidR="00000000" w:rsidDel="00000000" w:rsidP="00000000" w:rsidRDefault="00000000" w:rsidRPr="00000000" w14:paraId="000001E6">
          <w:pPr>
            <w:spacing w:after="240" w:before="240" w:line="240" w:lineRule="auto"/>
            <w:rPr>
              <w:ins w:author="Jennifer Manzanillo" w:id="152" w:date="2026-08-04T19:49:14Z"/>
              <w:rFonts w:ascii="Times New Roman" w:cs="Times New Roman" w:eastAsia="Times New Roman" w:hAnsi="Times New Roman"/>
              <w:i w:val="1"/>
              <w:iCs w:val="1"/>
              <w:sz w:val="28"/>
              <w:szCs w:val="28"/>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1895541733"/>
              <w:tag w:val="goog_rdk_691"/>
            </w:sdtPr>
            <w:sdtContent>
              <w:ins w:author="Jennifer Manzanillo" w:id="152" w:date="2026-08-04T19:49:14Z"/>
              <w:sdt>
                <w:sdtPr>
                  <w:id w:val="1602575424"/>
                  <w:tag w:val="goog_rdk_692"/>
                </w:sdtPr>
                <w:sdtContent>
                  <w:ins w:author="Jennifer Manzanillo" w:id="152" w:date="2026-08-04T19:49:14Z">
                    <w:r w:rsidDel="00000000" w:rsidR="00000000" w:rsidRPr="00000000">
                      <w:rPr>
                        <w:rFonts w:ascii="Times New Roman" w:cs="Times New Roman" w:eastAsia="Times New Roman" w:hAnsi="Times New Roman"/>
                        <w:i w:val="1"/>
                        <w:iCs w:val="1"/>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For custom itineraries, availability, and pricing, please contact us at </w:t>
                    </w:r>
                  </w:ins>
                </w:sdtContent>
              </w:sdt>
              <w:ins w:author="Jennifer Manzanillo" w:id="152" w:date="2026-08-04T19:49:14Z">
                <w:sdt>
                  <w:sdtPr>
                    <w:id w:val="-1113526769"/>
                    <w:tag w:val="goog_rdk_693"/>
                  </w:sdtPr>
                  <w:sdtContent>
                    <w:r w:rsidDel="00000000" w:rsidR="00000000" w:rsidRPr="00000000">
                      <w:rPr>
                        <w:rFonts w:ascii="Times New Roman" w:cs="Times New Roman" w:eastAsia="Times New Roman" w:hAnsi="Times New Roman"/>
                        <w:b w:val="1"/>
                        <w:bCs w:val="1"/>
                        <w:i w:val="1"/>
                        <w:iCs w:val="1"/>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booking@lachotel.com</w:t>
                    </w:r>
                  </w:sdtContent>
                </w:sdt>
                <w:sdt>
                  <w:sdtPr>
                    <w:id w:val="-1443765156"/>
                    <w:tag w:val="goog_rdk_694"/>
                  </w:sdtPr>
                  <w:sdtContent>
                    <w:r w:rsidDel="00000000" w:rsidR="00000000" w:rsidRPr="00000000">
                      <w:rPr>
                        <w:rFonts w:ascii="Times New Roman" w:cs="Times New Roman" w:eastAsia="Times New Roman" w:hAnsi="Times New Roman"/>
                        <w:i w:val="1"/>
                        <w:iCs w:val="1"/>
                        <w:sz w:val="28"/>
                        <w:szCs w:val="28"/>
                        <w:rtl w:val="0"/>
                        <w:rPrChange w:author="Jennifer Manzanillo" w:id="153" w:date="2026-08-04T19:49:14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 Our team will be delighted to organize your private adventure.</w:t>
                    </w:r>
                  </w:sdtContent>
                </w:sdt>
              </w:ins>
            </w:sdtContent>
          </w:sdt>
        </w:p>
      </w:sdtContent>
    </w:sdt>
    <w:sdt>
      <w:sdtPr>
        <w:id w:val="1506585611"/>
        <w:tag w:val="goog_rdk_699"/>
      </w:sdtPr>
      <w:sdtContent>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54" w:date="2026-08-04T19:35:26Z"/>
              <w:rFonts w:ascii="Times New Roman" w:cs="Times New Roman" w:eastAsia="Times New Roman" w:hAnsi="Times New Roman"/>
              <w:sz w:val="32"/>
              <w:szCs w:val="32"/>
              <w:rPrChange w:author="Jennifer Manzanillo" w:id="155" w:date="2026-08-04T19:35:26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637620703"/>
              <w:tag w:val="goog_rdk_697"/>
            </w:sdtPr>
            <w:sdtContent>
              <w:ins w:author="Jennifer Manzanillo" w:id="154" w:date="2026-08-04T19:35:26Z"/>
              <w:sdt>
                <w:sdtPr>
                  <w:id w:val="566858904"/>
                  <w:tag w:val="goog_rdk_698"/>
                </w:sdtPr>
                <w:sdtContent>
                  <w:ins w:author="Jennifer Manzanillo" w:id="154" w:date="2026-08-04T19:35:26Z">
                    <w:r w:rsidDel="00000000" w:rsidR="00000000" w:rsidRPr="00000000">
                      <w:rPr>
                        <w:rtl w:val="0"/>
                      </w:rPr>
                    </w:r>
                  </w:ins>
                </w:sdtContent>
              </w:sdt>
              <w:ins w:author="Jennifer Manzanillo" w:id="154" w:date="2026-08-04T19:35:26Z"/>
            </w:sdtContent>
          </w:sdt>
        </w:p>
      </w:sdtContent>
    </w:sdt>
    <w:sdt>
      <w:sdtPr>
        <w:id w:val="2068562661"/>
        <w:tag w:val="goog_rdk_703"/>
      </w:sdtPr>
      <w:sdtContent>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54" w:date="2026-08-04T19:35:26Z"/>
              <w:rFonts w:ascii="Times New Roman" w:cs="Times New Roman" w:eastAsia="Times New Roman" w:hAnsi="Times New Roman"/>
              <w:sz w:val="32"/>
              <w:szCs w:val="32"/>
              <w:rPrChange w:author="Jennifer Manzanillo" w:id="155" w:date="2026-08-04T19:35:26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27097006"/>
              <w:tag w:val="goog_rdk_701"/>
            </w:sdtPr>
            <w:sdtContent>
              <w:del w:author="Jennifer Manzanillo" w:id="154" w:date="2026-08-04T19:35:26Z"/>
              <w:sdt>
                <w:sdtPr>
                  <w:id w:val="2086893391"/>
                  <w:tag w:val="goog_rdk_702"/>
                </w:sdtPr>
                <w:sdtContent>
                  <w:del w:author="Jennifer Manzanillo" w:id="154" w:date="2026-08-04T19:35:26Z">
                    <w:r w:rsidDel="00000000" w:rsidR="00000000" w:rsidRPr="00000000">
                      <w:rPr>
                        <w:rFonts w:ascii="Times New Roman" w:cs="Times New Roman" w:eastAsia="Times New Roman" w:hAnsi="Times New Roman"/>
                        <w:sz w:val="32"/>
                        <w:szCs w:val="32"/>
                        <w:rtl w:val="0"/>
                        <w:rPrChange w:author="Jennifer Manzanillo" w:id="155" w:date="2026-08-04T19:35:26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Treat yourself to a unique experience by privately renting a draisine and traveling along the railway tracks at your own pace. Between spectacular landscapes and total immersion in nature, this unusual means of transport promises an unforgettable adventure.</w:delText>
                    </w:r>
                  </w:del>
                </w:sdtContent>
              </w:sdt>
              <w:del w:author="Jennifer Manzanillo" w:id="154" w:date="2026-08-04T19:35:26Z"/>
            </w:sdtContent>
          </w:sdt>
        </w:p>
      </w:sdtContent>
    </w:sdt>
    <w:sdt>
      <w:sdtPr>
        <w:id w:val="1317000471"/>
        <w:tag w:val="goog_rdk_709"/>
      </w:sdtPr>
      <w:sdtContent>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54" w:date="2026-08-04T19:35:26Z"/>
              <w:del w:author="Jennifer Manzanillo" w:id="154" w:date="2026-08-04T19:35:26Z"/>
              <w:rFonts w:ascii="Times New Roman" w:cs="Times New Roman" w:eastAsia="Times New Roman" w:hAnsi="Times New Roman"/>
              <w:sz w:val="32"/>
              <w:szCs w:val="32"/>
              <w:rPrChange w:author="Jennifer Manzanillo" w:id="155" w:date="2026-08-04T19:35:26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2053179843"/>
              <w:tag w:val="goog_rdk_704"/>
            </w:sdtPr>
            <w:sdtContent>
              <w:del w:author="Jennifer Manzanillo" w:id="154" w:date="2026-08-04T19:35:26Z"/>
              <w:sdt>
                <w:sdtPr>
                  <w:id w:val="-2144534927"/>
                  <w:tag w:val="goog_rdk_705"/>
                </w:sdtPr>
                <w:sdtContent>
                  <w:del w:author="Jennifer Manzanillo" w:id="154" w:date="2026-08-04T19:35:26Z">
                    <w:r w:rsidDel="00000000" w:rsidR="00000000" w:rsidRPr="00000000">
                      <w:rPr>
                        <w:rFonts w:ascii="Times New Roman" w:cs="Times New Roman" w:eastAsia="Times New Roman" w:hAnsi="Times New Roman"/>
                        <w:sz w:val="32"/>
                        <w:szCs w:val="32"/>
                        <w:rtl w:val="0"/>
                        <w:rPrChange w:author="Jennifer Manzanillo" w:id="155" w:date="2026-08-04T19:35:26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We are developing a project in Andrambovato (the third station after Sahambavy), dedicated to preserving the primary forest corridor connecting Ranomafana National Park and Andringitra National Park. This initiative reflects our commitment to actively contributing to the protection of local biodiversity.</w:delText>
                    </w:r>
                  </w:del>
                </w:sdtContent>
              </w:sdt>
              <w:del w:author="Jennifer Manzanillo" w:id="154" w:date="2026-08-04T19:35:26Z"/>
            </w:sdtContent>
          </w:sdt>
          <w:sdt>
            <w:sdtPr>
              <w:id w:val="828680969"/>
              <w:tag w:val="goog_rdk_706"/>
            </w:sdtPr>
            <w:sdtContent>
              <w:ins w:author="Jennifer Manzanillo" w:id="154" w:date="2026-08-04T19:35:26Z">
                <w:sdt>
                  <w:sdtPr>
                    <w:id w:val="-1061546223"/>
                    <w:tag w:val="goog_rdk_707"/>
                  </w:sdtPr>
                  <w:sdtContent>
                    <w:del w:author="Jennifer Manzanillo" w:id="154" w:date="2026-08-04T19:35:26Z"/>
                  </w:sdtContent>
                </w:sdt>
              </w:ins>
              <w:sdt>
                <w:sdtPr>
                  <w:id w:val="4624448"/>
                  <w:tag w:val="goog_rdk_708"/>
                </w:sdtPr>
                <w:sdtContent>
                  <w:ins w:author="Jennifer Manzanillo" w:id="154" w:date="2026-08-04T19:35:26Z">
                    <w:del w:author="Jennifer Manzanillo" w:id="154" w:date="2026-08-04T19:35:26Z">
                      <w:r w:rsidDel="00000000" w:rsidR="00000000" w:rsidRPr="00000000">
                        <w:rPr>
                          <w:rtl w:val="0"/>
                        </w:rPr>
                      </w:r>
                    </w:del>
                  </w:ins>
                </w:sdtContent>
              </w:sdt>
              <w:ins w:author="Jennifer Manzanillo" w:id="154" w:date="2026-08-04T19:35:26Z">
                <w:del w:author="Jennifer Manzanillo" w:id="154" w:date="2026-08-04T19:35:26Z"/>
              </w:ins>
            </w:sdtContent>
          </w:sdt>
        </w:p>
      </w:sdtContent>
    </w:sdt>
    <w:sdt>
      <w:sdtPr>
        <w:id w:val="-450934430"/>
        <w:tag w:val="goog_rdk_713"/>
      </w:sdtPr>
      <w:sdtContent>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54" w:date="2026-08-04T19:35:26Z"/>
              <w:rFonts w:ascii="Times New Roman" w:cs="Times New Roman" w:eastAsia="Times New Roman" w:hAnsi="Times New Roman"/>
              <w:sz w:val="32"/>
              <w:szCs w:val="32"/>
              <w:rPrChange w:author="Jennifer Manzanillo" w:id="155" w:date="2026-08-04T19:35:26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799934876"/>
              <w:tag w:val="goog_rdk_711"/>
            </w:sdtPr>
            <w:sdtContent>
              <w:del w:author="Jennifer Manzanillo" w:id="154" w:date="2026-08-04T19:35:26Z"/>
              <w:sdt>
                <w:sdtPr>
                  <w:id w:val="-1221992168"/>
                  <w:tag w:val="goog_rdk_712"/>
                </w:sdtPr>
                <w:sdtContent>
                  <w:del w:author="Jennifer Manzanillo" w:id="154" w:date="2026-08-04T19:35:26Z">
                    <w:r w:rsidDel="00000000" w:rsidR="00000000" w:rsidRPr="00000000">
                      <w:rPr>
                        <w:rtl w:val="0"/>
                      </w:rPr>
                    </w:r>
                  </w:del>
                </w:sdtContent>
              </w:sdt>
              <w:del w:author="Jennifer Manzanillo" w:id="154" w:date="2026-08-04T19:35:26Z"/>
            </w:sdtContent>
          </w:sdt>
        </w:p>
      </w:sdtContent>
    </w:sdt>
    <w:sdt>
      <w:sdtPr>
        <w:id w:val="-1893718942"/>
        <w:tag w:val="goog_rdk_715"/>
      </w:sdtPr>
      <w:sdtContent>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54" w:date="2026-08-04T19:35:26Z"/>
              <w:rFonts w:ascii="Times New Roman" w:cs="Times New Roman" w:eastAsia="Times New Roman" w:hAnsi="Times New Roman"/>
              <w:b w:val="1"/>
              <w:bCs w:val="1"/>
              <w:i w:val="0"/>
              <w:iCs w:val="0"/>
              <w:smallCaps w:val="0"/>
              <w:strike w:val="0"/>
              <w:color w:val="000000"/>
              <w:sz w:val="32"/>
              <w:szCs w:val="32"/>
              <w:highlight w:val="yellow"/>
              <w:u w:val="none"/>
              <w:vertAlign w:val="baseline"/>
            </w:rPr>
          </w:pPr>
          <w:sdt>
            <w:sdtPr>
              <w:id w:val="1083033239"/>
              <w:tag w:val="goog_rdk_714"/>
            </w:sdtPr>
            <w:sdtContent>
              <w:del w:author="Jennifer Manzanillo" w:id="154" w:date="2026-08-04T19:35:26Z">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yellow"/>
                    <w:u w:val="none"/>
                    <w:vertAlign w:val="baseline"/>
                    <w:rtl w:val="0"/>
                  </w:rPr>
                  <w:delText xml:space="preserve">AVAILABLE ROUTES</w:delText>
                </w:r>
              </w:del>
            </w:sdtContent>
          </w:sdt>
        </w:p>
      </w:sdtContent>
    </w:sdt>
    <w:sdt>
      <w:sdtPr>
        <w:id w:val="-120907717"/>
        <w:tag w:val="goog_rdk_717"/>
      </w:sdtPr>
      <w:sdtContent>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54" w:date="2026-08-04T19:35:26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1147670263"/>
              <w:tag w:val="goog_rdk_716"/>
            </w:sdtPr>
            <w:sdtContent>
              <w:del w:author="Jennifer Manzanillo" w:id="154" w:date="2026-08-04T19:35:26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The draisine allows you to discover the region through several iconic routes departing from Fianarantsoa or Sahambavy (opposite the hotel):</w:delText>
                </w:r>
              </w:del>
            </w:sdtContent>
          </w:sdt>
        </w:p>
      </w:sdtContent>
    </w:sdt>
    <w:sdt>
      <w:sdtPr>
        <w:id w:val="1476848363"/>
        <w:tag w:val="goog_rdk_719"/>
      </w:sdtPr>
      <w:sdtContent>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54" w:date="2026-08-04T19:35:26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1196126701"/>
              <w:tag w:val="goog_rdk_718"/>
            </w:sdtPr>
            <w:sdtContent>
              <w:del w:author="Jennifer Manzanillo" w:id="154" w:date="2026-08-04T19:35:26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Sahambavy – Andrambovato</w:delText>
                  <w:br w:type="textWrapping"/>
                  <w:delText xml:space="preserve">• Sahambavy – Manapatrana</w:delText>
                  <w:br w:type="textWrapping"/>
                  <w:delText xml:space="preserve">• Sahambavy – Manakara</w:delText>
                </w:r>
              </w:del>
            </w:sdtContent>
          </w:sdt>
        </w:p>
      </w:sdtContent>
    </w:sdt>
    <w:sdt>
      <w:sdtPr>
        <w:id w:val="460008601"/>
        <w:tag w:val="goog_rdk_721"/>
      </w:sdtPr>
      <w:sdtContent>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54" w:date="2026-08-04T19:35:26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465506831"/>
              <w:tag w:val="goog_rdk_720"/>
            </w:sdtPr>
            <w:sdtContent>
              <w:del w:author="Jennifer Manzanillo" w:id="154" w:date="2026-08-04T19:35:26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Each journey offers a unique immersion into Madagascar’s landscapes, combining untouched nature, authentic villages, and spectacular panoramas.</w:delText>
                </w:r>
              </w:del>
            </w:sdtContent>
          </w:sdt>
        </w:p>
      </w:sdtContent>
    </w:sdt>
    <w:sdt>
      <w:sdtPr>
        <w:id w:val="-75017054"/>
        <w:tag w:val="goog_rdk_723"/>
      </w:sdtPr>
      <w:sdtContent>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54" w:date="2026-08-04T19:35:26Z"/>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sdt>
            <w:sdtPr>
              <w:id w:val="-762514722"/>
              <w:tag w:val="goog_rdk_722"/>
            </w:sdtPr>
            <w:sdtContent>
              <w:del w:author="Jennifer Manzanillo" w:id="154" w:date="2026-08-04T19:35:26Z">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For further information and rates, please contact </w:delText>
                </w:r>
                <w:r w:rsidDel="00000000" w:rsidR="00000000" w:rsidRPr="00000000">
                  <w:fldChar w:fldCharType="begin"/>
                </w:r>
                <w:r w:rsidDel="00000000" w:rsidR="00000000" w:rsidRPr="00000000">
                  <w:delInstrText xml:space="preserve">HYPERLINK "mailto:booking@lachotel.com"</w:delInstrText>
                </w:r>
                <w:r w:rsidDel="00000000" w:rsidR="00000000" w:rsidRPr="00000000">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32"/>
                    <w:szCs w:val="32"/>
                    <w:u w:val="single"/>
                    <w:shd w:fill="auto" w:val="clear"/>
                    <w:vertAlign w:val="baseline"/>
                    <w:rtl w:val="0"/>
                  </w:rPr>
                  <w:delText xml:space="preserve">booking@lachotel.com</w:delTex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delText xml:space="preserve">. Our team will be delighted to assist you and organize your experience.</w:delText>
                </w:r>
              </w:del>
            </w:sdtContent>
          </w:sdt>
        </w:p>
      </w:sdtContent>
    </w:sdt>
    <w:sdt>
      <w:sdtPr>
        <w:id w:val="-810539143"/>
        <w:tag w:val="goog_rdk_727"/>
      </w:sdtPr>
      <w:sdtContent>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56" w:date="2026-08-04T19:50:08Z"/>
              <w:rFonts w:ascii="Times New Roman" w:cs="Times New Roman" w:eastAsia="Times New Roman" w:hAnsi="Times New Roman"/>
              <w:b w:val="1"/>
              <w:bCs w:val="1"/>
              <w:sz w:val="32"/>
              <w:szCs w:val="32"/>
              <w:highlight w:val="yellow"/>
              <w:rPrChange w:author="Jennifer Manzanillo" w:id="157" w:date="2026-08-04T19:50:08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472965446"/>
              <w:tag w:val="goog_rdk_725"/>
            </w:sdtPr>
            <w:sdtContent>
              <w:ins w:author="Jennifer Manzanillo" w:id="156" w:date="2026-08-04T19:50:08Z"/>
              <w:sdt>
                <w:sdtPr>
                  <w:id w:val="39502945"/>
                  <w:tag w:val="goog_rdk_726"/>
                </w:sdtPr>
                <w:sdtContent>
                  <w:ins w:author="Jennifer Manzanillo" w:id="156" w:date="2026-08-04T19:50:08Z">
                    <w:r w:rsidDel="00000000" w:rsidR="00000000" w:rsidRPr="00000000">
                      <w:rPr>
                        <w:rtl w:val="0"/>
                      </w:rPr>
                    </w:r>
                  </w:ins>
                </w:sdtContent>
              </w:sdt>
              <w:ins w:author="Jennifer Manzanillo" w:id="156" w:date="2026-08-04T19:50:08Z"/>
            </w:sdtContent>
          </w:sdt>
        </w:p>
      </w:sdtContent>
    </w:sdt>
    <w:sdt>
      <w:sdtPr>
        <w:id w:val="-824849194"/>
        <w:tag w:val="goog_rdk_729"/>
      </w:sdtPr>
      <w:sdtContent>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58" w:date="2026-08-04T19:50:06Z"/>
              <w:rFonts w:ascii="Times New Roman" w:cs="Times New Roman" w:eastAsia="Times New Roman" w:hAnsi="Times New Roman"/>
              <w:b w:val="1"/>
              <w:bCs w:val="1"/>
              <w:i w:val="0"/>
              <w:iCs w:val="0"/>
              <w:smallCaps w:val="0"/>
              <w:strike w:val="0"/>
              <w:color w:val="000000"/>
              <w:sz w:val="32"/>
              <w:szCs w:val="32"/>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highlight w:val="yellow"/>
              <w:u w:val="none"/>
              <w:vertAlign w:val="baseline"/>
              <w:rtl w:val="0"/>
            </w:rPr>
            <w:t xml:space="preserve">OUR TEAM</w:t>
          </w:r>
          <w:sdt>
            <w:sdtPr>
              <w:id w:val="-444619891"/>
              <w:tag w:val="goog_rdk_728"/>
            </w:sdtPr>
            <w:sdtContent>
              <w:ins w:author="Jennifer Manzanillo" w:id="158" w:date="2026-08-04T19:50:06Z">
                <w:r w:rsidDel="00000000" w:rsidR="00000000" w:rsidRPr="00000000">
                  <w:rPr>
                    <w:rtl w:val="0"/>
                  </w:rPr>
                </w:r>
              </w:ins>
            </w:sdtContent>
          </w:sdt>
        </w:p>
      </w:sdtContent>
    </w:sdt>
    <w:sdt>
      <w:sdtPr>
        <w:id w:val="1424951895"/>
        <w:tag w:val="goog_rdk_731"/>
      </w:sdtPr>
      <w:sdtContent>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highlight w:val="yellow"/>
              <w:rPrChange w:author="Jennifer Manzanillo" w:id="159" w:date="2026-08-04T19:50:06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260930558"/>
              <w:tag w:val="goog_rdk_730"/>
            </w:sdtPr>
            <w:sdtContent>
              <w:r w:rsidDel="00000000" w:rsidR="00000000" w:rsidRPr="00000000">
                <w:rPr>
                  <w:rtl w:val="0"/>
                </w:rPr>
              </w:r>
            </w:sdtContent>
          </w:sdt>
        </w:p>
      </w:sdtContent>
    </w:sdt>
    <w:sdt>
      <w:sdtPr>
        <w:id w:val="117673605"/>
        <w:tag w:val="goog_rdk_735"/>
      </w:sdtPr>
      <w:sdtContent>
        <w:p w:rsidR="00000000" w:rsidDel="00000000" w:rsidP="00000000" w:rsidRDefault="00000000" w:rsidRPr="00000000" w14:paraId="000001F3">
          <w:pPr>
            <w:spacing w:after="240" w:before="240" w:line="240" w:lineRule="auto"/>
            <w:rPr>
              <w:ins w:author="Jennifer Manzanillo" w:id="160" w:date="2026-08-04T19:53:25Z"/>
              <w:rFonts w:ascii="Times New Roman" w:cs="Times New Roman" w:eastAsia="Times New Roman" w:hAnsi="Times New Roman"/>
              <w:b w:val="1"/>
              <w:bCs w:val="1"/>
              <w:sz w:val="32"/>
              <w:szCs w:val="32"/>
              <w:highlight w:val="yellow"/>
              <w:rPrChange w:author="Jennifer Manzanillo" w:id="161" w:date="2026-08-04T19:53:25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1001707850"/>
              <w:tag w:val="goog_rdk_733"/>
            </w:sdtPr>
            <w:sdtContent>
              <w:ins w:author="Jennifer Manzanillo" w:id="160" w:date="2026-08-04T19:53:25Z"/>
              <w:sdt>
                <w:sdtPr>
                  <w:id w:val="684412045"/>
                  <w:tag w:val="goog_rdk_734"/>
                </w:sdtPr>
                <w:sdtContent>
                  <w:ins w:author="Jennifer Manzanillo" w:id="160" w:date="2026-08-04T19:53:25Z">
                    <w:r w:rsidDel="00000000" w:rsidR="00000000" w:rsidRPr="00000000">
                      <w:rPr>
                        <w:rFonts w:ascii="Times New Roman" w:cs="Times New Roman" w:eastAsia="Times New Roman" w:hAnsi="Times New Roman"/>
                        <w:b w:val="1"/>
                        <w:bCs w:val="1"/>
                        <w:sz w:val="32"/>
                        <w:szCs w:val="32"/>
                        <w:highlight w:val="yellow"/>
                        <w:rtl w:val="0"/>
                        <w:rPrChange w:author="Jennifer Manzanillo" w:id="161" w:date="2026-08-04T19:53:25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Our team is primarily composed of energetic young people from our local village and surrounding communities, whom we support and train on a daily basis. This hands-on approach empowers each team member to build valuable skills and grow professionally.</w:t>
                    </w:r>
                  </w:ins>
                </w:sdtContent>
              </w:sdt>
              <w:ins w:author="Jennifer Manzanillo" w:id="160" w:date="2026-08-04T19:53:25Z"/>
            </w:sdtContent>
          </w:sdt>
        </w:p>
      </w:sdtContent>
    </w:sdt>
    <w:sdt>
      <w:sdtPr>
        <w:id w:val="-1193203804"/>
        <w:tag w:val="goog_rdk_738"/>
      </w:sdtPr>
      <w:sdtContent>
        <w:p w:rsidR="00000000" w:rsidDel="00000000" w:rsidP="00000000" w:rsidRDefault="00000000" w:rsidRPr="00000000" w14:paraId="000001F4">
          <w:pPr>
            <w:spacing w:after="240" w:before="240" w:line="240" w:lineRule="auto"/>
            <w:rPr>
              <w:ins w:author="Jennifer Manzanillo" w:id="160" w:date="2026-08-04T19:53:25Z"/>
              <w:rFonts w:ascii="Times New Roman" w:cs="Times New Roman" w:eastAsia="Times New Roman" w:hAnsi="Times New Roman"/>
              <w:b w:val="1"/>
              <w:bCs w:val="1"/>
              <w:sz w:val="32"/>
              <w:szCs w:val="32"/>
              <w:highlight w:val="yellow"/>
              <w:rPrChange w:author="Jennifer Manzanillo" w:id="161" w:date="2026-08-04T19:53:25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1370441962"/>
              <w:tag w:val="goog_rdk_736"/>
            </w:sdtPr>
            <w:sdtContent>
              <w:ins w:author="Jennifer Manzanillo" w:id="160" w:date="2026-08-04T19:53:25Z"/>
              <w:sdt>
                <w:sdtPr>
                  <w:id w:val="-1179991730"/>
                  <w:tag w:val="goog_rdk_737"/>
                </w:sdtPr>
                <w:sdtContent>
                  <w:ins w:author="Jennifer Manzanillo" w:id="160" w:date="2026-08-04T19:53:25Z">
                    <w:r w:rsidDel="00000000" w:rsidR="00000000" w:rsidRPr="00000000">
                      <w:rPr>
                        <w:rFonts w:ascii="Times New Roman" w:cs="Times New Roman" w:eastAsia="Times New Roman" w:hAnsi="Times New Roman"/>
                        <w:b w:val="1"/>
                        <w:bCs w:val="1"/>
                        <w:sz w:val="32"/>
                        <w:szCs w:val="32"/>
                        <w:highlight w:val="yellow"/>
                        <w:rtl w:val="0"/>
                        <w:rPrChange w:author="Jennifer Manzanillo" w:id="161" w:date="2026-08-04T19:53:25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t xml:space="preserve">Although English is not their native language, they understand your needs and pour their hearts into ensuring you receive a warm, attentive, and respectful welcome. Through this dedication, we actively promote responsible, community-based tourism by encouraging local employment and the continuous sharing of knowledge and skills.</w:t>
                    </w:r>
                  </w:ins>
                </w:sdtContent>
              </w:sdt>
              <w:ins w:author="Jennifer Manzanillo" w:id="160" w:date="2026-08-04T19:53:25Z"/>
            </w:sdtContent>
          </w:sdt>
        </w:p>
      </w:sdtContent>
    </w:sdt>
    <w:sdt>
      <w:sdtPr>
        <w:id w:val="-1515891520"/>
        <w:tag w:val="goog_rdk_742"/>
      </w:sdtPr>
      <w:sdtContent>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62" w:date="2026-08-04T19:53:23Z"/>
              <w:rFonts w:ascii="Times New Roman" w:cs="Times New Roman" w:eastAsia="Times New Roman" w:hAnsi="Times New Roman"/>
              <w:sz w:val="32"/>
              <w:szCs w:val="32"/>
              <w:rPrChange w:author="Jennifer Manzanillo" w:id="163" w:date="2026-08-04T19:53:23Z">
                <w:rPr>
                  <w:rFonts w:ascii="Times New Roman" w:cs="Times New Roman" w:eastAsia="Times New Roman" w:hAnsi="Times New Roman"/>
                  <w:b w:val="1"/>
                  <w:bCs w:val="1"/>
                  <w:i w:val="0"/>
                  <w:iCs w:val="0"/>
                  <w:smallCaps w:val="0"/>
                  <w:strike w:val="0"/>
                  <w:color w:val="000000"/>
                  <w:sz w:val="32"/>
                  <w:szCs w:val="32"/>
                  <w:highlight w:val="yellow"/>
                  <w:u w:val="none"/>
                  <w:vertAlign w:val="baseline"/>
                </w:rPr>
              </w:rPrChange>
            </w:rPr>
          </w:pPr>
          <w:sdt>
            <w:sdtPr>
              <w:id w:val="-1584044481"/>
              <w:tag w:val="goog_rdk_740"/>
            </w:sdtPr>
            <w:sdtContent>
              <w:ins w:author="Jennifer Manzanillo" w:id="162" w:date="2026-08-04T19:53:23Z"/>
              <w:sdt>
                <w:sdtPr>
                  <w:id w:val="-280297713"/>
                  <w:tag w:val="goog_rdk_741"/>
                </w:sdtPr>
                <w:sdtContent>
                  <w:ins w:author="Jennifer Manzanillo" w:id="162" w:date="2026-08-04T19:53:23Z">
                    <w:r w:rsidDel="00000000" w:rsidR="00000000" w:rsidRPr="00000000">
                      <w:rPr>
                        <w:rtl w:val="0"/>
                      </w:rPr>
                    </w:r>
                  </w:ins>
                </w:sdtContent>
              </w:sdt>
              <w:ins w:author="Jennifer Manzanillo" w:id="162" w:date="2026-08-04T19:53:23Z"/>
            </w:sdtContent>
          </w:sdt>
        </w:p>
      </w:sdtContent>
    </w:sdt>
    <w:sdt>
      <w:sdtPr>
        <w:id w:val="-759466809"/>
        <w:tag w:val="goog_rdk_749"/>
      </w:sdtPr>
      <w:sdtContent>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ennifer Manzanillo" w:id="164" w:date="2026-08-04T19:50:04Z"/>
              <w:del w:author="Jennifer Manzanillo" w:id="162" w:date="2026-08-04T19:53:23Z"/>
              <w:rFonts w:ascii="Times New Roman" w:cs="Times New Roman" w:eastAsia="Times New Roman" w:hAnsi="Times New Roman"/>
              <w:sz w:val="32"/>
              <w:szCs w:val="32"/>
              <w:rPrChange w:author="Jennifer Manzanillo" w:id="163" w:date="2026-08-04T19:53:2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825478004"/>
              <w:tag w:val="goog_rdk_744"/>
            </w:sdtPr>
            <w:sdtContent>
              <w:del w:author="Jennifer Manzanillo" w:id="162" w:date="2026-08-04T19:53:23Z"/>
              <w:sdt>
                <w:sdtPr>
                  <w:id w:val="-307160761"/>
                  <w:tag w:val="goog_rdk_745"/>
                </w:sdtPr>
                <w:sdtContent>
                  <w:del w:author="Jennifer Manzanillo" w:id="162" w:date="2026-08-04T19:53:23Z">
                    <w:r w:rsidDel="00000000" w:rsidR="00000000" w:rsidRPr="00000000">
                      <w:rPr>
                        <w:rFonts w:ascii="Times New Roman" w:cs="Times New Roman" w:eastAsia="Times New Roman" w:hAnsi="Times New Roman"/>
                        <w:sz w:val="32"/>
                        <w:szCs w:val="32"/>
                        <w:rtl w:val="0"/>
                        <w:rPrChange w:author="Jennifer Manzanillo" w:id="163" w:date="2026-08-04T19:53:2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Our team is mainly composed of young people from the village and the surrounding communities, whom we support and train on a daily basis. This approach allows each of them to develop their skills and grow professionally.</w:delText>
                    </w:r>
                  </w:del>
                </w:sdtContent>
              </w:sdt>
              <w:del w:author="Jennifer Manzanillo" w:id="162" w:date="2026-08-04T19:53:23Z"/>
            </w:sdtContent>
          </w:sdt>
          <w:sdt>
            <w:sdtPr>
              <w:id w:val="2107580456"/>
              <w:tag w:val="goog_rdk_746"/>
            </w:sdtPr>
            <w:sdtContent>
              <w:ins w:author="Jennifer Manzanillo" w:id="164" w:date="2026-08-04T19:50:04Z">
                <w:sdt>
                  <w:sdtPr>
                    <w:id w:val="-1909330596"/>
                    <w:tag w:val="goog_rdk_747"/>
                  </w:sdtPr>
                  <w:sdtContent>
                    <w:del w:author="Jennifer Manzanillo" w:id="162" w:date="2026-08-04T19:53:23Z"/>
                  </w:sdtContent>
                </w:sdt>
              </w:ins>
              <w:sdt>
                <w:sdtPr>
                  <w:id w:val="1979544568"/>
                  <w:tag w:val="goog_rdk_748"/>
                </w:sdtPr>
                <w:sdtContent>
                  <w:ins w:author="Jennifer Manzanillo" w:id="164" w:date="2026-08-04T19:50:04Z">
                    <w:del w:author="Jennifer Manzanillo" w:id="162" w:date="2026-08-04T19:53:23Z">
                      <w:r w:rsidDel="00000000" w:rsidR="00000000" w:rsidRPr="00000000">
                        <w:rPr>
                          <w:rtl w:val="0"/>
                        </w:rPr>
                      </w:r>
                    </w:del>
                  </w:ins>
                </w:sdtContent>
              </w:sdt>
              <w:ins w:author="Jennifer Manzanillo" w:id="164" w:date="2026-08-04T19:50:04Z">
                <w:del w:author="Jennifer Manzanillo" w:id="162" w:date="2026-08-04T19:53:23Z"/>
              </w:ins>
            </w:sdtContent>
          </w:sdt>
        </w:p>
      </w:sdtContent>
    </w:sdt>
    <w:sdt>
      <w:sdtPr>
        <w:id w:val="-1684336294"/>
        <w:tag w:val="goog_rdk_753"/>
      </w:sdtPr>
      <w:sdtContent>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Jennifer Manzanillo" w:id="162" w:date="2026-08-04T19:53:23Z"/>
              <w:rFonts w:ascii="Times New Roman" w:cs="Times New Roman" w:eastAsia="Times New Roman" w:hAnsi="Times New Roman"/>
              <w:sz w:val="32"/>
              <w:szCs w:val="32"/>
              <w:rPrChange w:author="Jennifer Manzanillo" w:id="163" w:date="2026-08-04T19:53:2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1066974903"/>
              <w:tag w:val="goog_rdk_751"/>
            </w:sdtPr>
            <w:sdtContent>
              <w:del w:author="Jennifer Manzanillo" w:id="162" w:date="2026-08-04T19:53:23Z"/>
              <w:sdt>
                <w:sdtPr>
                  <w:id w:val="1304748148"/>
                  <w:tag w:val="goog_rdk_752"/>
                </w:sdtPr>
                <w:sdtContent>
                  <w:del w:author="Jennifer Manzanillo" w:id="162" w:date="2026-08-04T19:53:23Z">
                    <w:r w:rsidDel="00000000" w:rsidR="00000000" w:rsidRPr="00000000">
                      <w:rPr>
                        <w:rtl w:val="0"/>
                      </w:rPr>
                    </w:r>
                  </w:del>
                </w:sdtContent>
              </w:sdt>
              <w:del w:author="Jennifer Manzanillo" w:id="162" w:date="2026-08-04T19:53:23Z"/>
            </w:sdtContent>
          </w:sdt>
        </w:p>
      </w:sdtContent>
    </w:sdt>
    <w:sdt>
      <w:sdtPr>
        <w:id w:val="-89764579"/>
        <w:tag w:val="goog_rdk_757"/>
      </w:sdtPr>
      <w:sdtContent>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Change w:author="Jennifer Manzanillo" w:id="163" w:date="2026-08-04T19:53:2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pPr>
          <w:sdt>
            <w:sdtPr>
              <w:id w:val="-2030881501"/>
              <w:tag w:val="goog_rdk_754"/>
            </w:sdtPr>
            <w:sdtContent>
              <w:del w:author="Jennifer Manzanillo" w:id="162" w:date="2026-08-04T19:53:23Z"/>
              <w:sdt>
                <w:sdtPr>
                  <w:id w:val="1608288659"/>
                  <w:tag w:val="goog_rdk_755"/>
                </w:sdtPr>
                <w:sdtContent>
                  <w:del w:author="Jennifer Manzanillo" w:id="162" w:date="2026-08-04T19:53:23Z">
                    <w:r w:rsidDel="00000000" w:rsidR="00000000" w:rsidRPr="00000000">
                      <w:rPr>
                        <w:rFonts w:ascii="Times New Roman" w:cs="Times New Roman" w:eastAsia="Times New Roman" w:hAnsi="Times New Roman"/>
                        <w:sz w:val="32"/>
                        <w:szCs w:val="32"/>
                        <w:rtl w:val="0"/>
                        <w:rPrChange w:author="Jennifer Manzanillo" w:id="163" w:date="2026-08-04T19:53:23Z">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rPrChange>
                      </w:rPr>
                      <w:delText xml:space="preserve">Although English is not their first language, they understand your needs and put all their heart into providing you with a warm and respectful welcome. Through this commitment, we actively contribute to a responsible and community-focused approach by promoting local employment and the sharing of knowledge and skills.</w:delText>
                    </w:r>
                  </w:del>
                </w:sdtContent>
              </w:sdt>
              <w:del w:author="Jennifer Manzanillo" w:id="162" w:date="2026-08-04T19:53:23Z"/>
            </w:sdtContent>
          </w:sdt>
          <w:sdt>
            <w:sdtPr>
              <w:id w:val="1891659857"/>
              <w:tag w:val="goog_rdk_756"/>
            </w:sdtPr>
            <w:sdtContent>
              <w:r w:rsidDel="00000000" w:rsidR="00000000" w:rsidRPr="00000000">
                <w:rPr>
                  <w:rtl w:val="0"/>
                </w:rPr>
              </w:r>
            </w:sdtContent>
          </w:sdt>
        </w:p>
      </w:sdtContent>
    </w:sdt>
    <w:p w:rsidR="00000000" w:rsidDel="00000000" w:rsidP="00000000" w:rsidRDefault="00000000" w:rsidRPr="00000000" w14:paraId="000001F9">
      <w:pPr>
        <w:spacing w:before="280" w:line="240" w:lineRule="auto"/>
        <w:rPr>
          <w:rFonts w:ascii="Times New Roman" w:cs="Times New Roman" w:eastAsia="Times New Roman" w:hAnsi="Times New Roman"/>
          <w:sz w:val="32"/>
          <w:szCs w:val="32"/>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nifer Manzanillo" w:id="2" w:date="2026-07-30T12:53:52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did you mean car rental by localisation. Is you meant car rental you can use "Private Car Rental"</w:t>
      </w:r>
    </w:p>
  </w:comment>
  <w:comment w:author="Jennifer Manzanillo" w:id="0" w:date="2026-07-30T12:40:34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by Le Repos Annex you mean like guest house you can add to the description so that is clear. Other wise what you had is fine too.</w:t>
      </w:r>
    </w:p>
  </w:comment>
  <w:comment w:author="Jennifer Manzanillo" w:id="5" w:date="2026-07-30T13:29:39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"Paradise" a lot throughout the website. So this is a variation. But feel free to change.</w:t>
      </w:r>
    </w:p>
  </w:comment>
  <w:comment w:author="Jennifer Manzanillo" w:id="1" w:date="2026-07-30T12:44:45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also use "Matsiatra River Rafting"</w:t>
      </w:r>
    </w:p>
  </w:comment>
  <w:comment w:author="Jennifer Manzanillo" w:id="3" w:date="2026-07-30T13:15:10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saying the same thing on paragraphs 2 &amp; 3. So I merged. them together into one paragraph.</w:t>
      </w:r>
    </w:p>
  </w:comment>
  <w:comment w:author="Jennifer Manzanillo" w:id="6" w:date="2026-08-04T08:48:18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Divided it into sections to make it more scanable and readable.</w:t>
      </w:r>
    </w:p>
  </w:comment>
  <w:comment w:author="Jennifer Manzanillo" w:id="4" w:date="2026-07-30T13:16:42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Re-wrote to make it sound less repetitive and for "flow" purposes.</w:t>
      </w:r>
    </w:p>
  </w:comment>
  <w:comment w:author="Jennifer Manzanillo" w:id="7" w:date="2026-08-04T09:30:14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deleting this section because I included massages in the activities section but you can also keep it if you will have it in more than one part of the website.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1" w15:done="0"/>
  <w15:commentEx w15:paraId="00000202" w15:done="0"/>
  <w15:commentEx w15:paraId="00000203" w15:done="0"/>
  <w15:commentEx w15:paraId="00000204" w15:done="0"/>
  <w15:commentEx w15:paraId="00000205" w15:done="0"/>
  <w15:commentEx w15:paraId="00000206" w15:done="0"/>
  <w15:commentEx w15:paraId="00000207" w15:done="0"/>
  <w15:commentEx w15:paraId="0000020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SimSun"/>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2ANiUmQeduU+2LIYbI/eZy/m/w==">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eyJoZGlkIjoiOTIwNDc4MWVmMWEyYmYyZDdhZjNkNjQzODJiNDBkY2QiLCJ1c2VySWQiOiIxNjM3MzAxNTMxNDczNiJ9</vt:lpwstr>
  </property>
  <property fmtid="{D5CDD505-2E9C-101B-9397-08002B2CF9AE}" pid="3" name="KSOProductBuildVer">
    <vt:lpwstr>1036-12.1.0.26880</vt:lpwstr>
  </property>
  <property fmtid="{D5CDD505-2E9C-101B-9397-08002B2CF9AE}" pid="4" name="ICV">
    <vt:lpwstr>EDE2793CB7A94E1887E03F767AD71585_12</vt:lpwstr>
  </property>
</Properties>
</file>